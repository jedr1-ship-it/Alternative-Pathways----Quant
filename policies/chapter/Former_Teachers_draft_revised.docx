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2A319F78" w14:textId="608640DA" w:rsidR="00F40E91" w:rsidRDefault="00F40E91"><w:pPr><w:pBdr><w:bottom w:val="single" w:sz="8" w:space="0" w:color="04629A"/></w:pBdr><w:spacing w:after="60"/></w:pPr></w:p><w:p w14:paraId="4CBF88D9" w14:textId="77777777" w:rsidR="00F40E91" w:rsidRDefault="00A42790"><w:pPr><w:spacing w:before="2200" w:after="200"/></w:pPr><w:r><w:rPr><w:b/><w:bCs/><w:color w:val="04629A"/><w:sz w:val="52"/><w:szCs w:val="52"/></w:rPr><w:t>Former Teachers: Barriers, Incentives and Policy Lessons for Re-entry</w:t></w:r></w:p><w:p w14:paraId="6AF1C6E5" w14:textId="0733418A" w:rsidR="00F40E91" w:rsidRDefault="00A42790"><w:pPr><w:spacing w:after="1200"/></w:pPr><w:r><w:rPr><w:color w:val="404040"/><w:sz w:val="26"/><w:szCs w:val="26"/></w:rPr><w:t>Directorate for Education and Skills</w:t></w:r></w:p><w:p w14:paraId="586825C4" w14:textId="08C4F68D" w:rsidR="00F40E91" w:rsidRDefault="00A42790"><w:pPr><w:spacing w:after="120"/></w:pPr><w:r><w:rPr><w:color w:val="595959"/><w:sz w:val="24"/><w:szCs w:val="24"/></w:rPr><w:t xml:space="preserve">WORKING DRAFT </w:t></w:r></w:p><w:p w14:paraId="59B42803" w14:textId="075CA8D0" w:rsidR="00F40E91" w:rsidRDefault="00F40E91" w:rsidP="008D1818"><w:pPr><w:spacing w:after="200"/></w:pPr></w:p><w:p w14:paraId="6F6FF2E6" w14:textId="77777777" w:rsidR="00F40E91" w:rsidRDefault="00A42790"><w:pPr><w:pStyle w:val="Heading1"/><w:pageBreakBefore/><w:spacing w:after="220"/></w:pPr><w:bookmarkStart w:id="0" w:name="_Toc239235948"/><w:r><w:rPr><w:b/><w:bCs/><w:color w:val="04629A"/><w:sz w:val="30"/><w:szCs w:val="30"/></w:rPr><w:lastRenderedPageBreak/><w:t>Abstract</w:t></w:r><w:bookmarkEnd w:id="0"/></w:p><w:p w14:paraId="366DE628" w14:textId="77777777" w:rsidR="00F40E91" w:rsidRDefault="00A42790"><w:pPr><w:pStyle w:val="Heading1"/><w:spacing w:before="340" w:after="220"/></w:pPr><w:bookmarkStart w:id="1" w:name="_Toc239235949"/><w:r><w:rPr><w:b/><w:bCs/><w:color w:val="04629A"/><w:sz w:val="30"/><w:szCs w:val="30"/></w:rPr><w:t>Résumé</w:t></w:r><w:bookmarkEnd w:id="1"/></w:p><w:p w14:paraId="35EA3E62" w14:textId="77777777" w:rsidR="00F40E91" w:rsidRDefault="00A42790"><w:pPr><w:pStyle w:val="Heading1"/><w:pageBreakBefore/><w:spacing w:after="220"/></w:pPr><w:bookmarkStart w:id="2" w:name="_Toc239235950"/><w:r><w:rPr><w:b/><w:bCs/><w:color w:val="04629A"/><w:sz w:val="30"/><w:szCs w:val="30"/></w:rPr><w:lastRenderedPageBreak/><w:t>Acknowledgements</w:t></w:r><w:bookmarkEnd w:id="2"/></w:p><w:p w14:paraId="76680852" w14:textId="667868C4" w:rsidR="00F40E91" w:rsidRDefault="00F40E91"><w:pPr><w:spacing w:after="200"/></w:pPr></w:p><w:p w14:paraId="10142003" w14:textId="77777777" w:rsidR="00F40E91" w:rsidRDefault="00A42790"><w:pPr><w:pStyle w:val="Heading1"/><w:pageBreakBefore/><w:spacing w:after="220"/></w:pPr><w:bookmarkStart w:id="3" w:name="_Toc239235951"/><w:r><w:rPr><w:b/><w:bCs/><w:color w:val="04629A"/><w:sz w:val="30"/><w:szCs w:val="30"/></w:rPr><w:lastRenderedPageBreak/><w:t>Table of contents</w:t></w:r><w:bookmarkEnd w:id="3"/></w:p><w:sdt><w:sdtPr><w:alias w:val="Table of contents"/><w:id w:val="621819051"/></w:sdtPr><w:sdtContent><w:p w14:paraId="6F1CCE0E" w14:textId="77777777" w:rsidR="00F15A52" w:rsidRDefault="00A42790"><w:pPr><w:pStyle w:val="TOC1"/><w:tabs><w:tab w:val="right" w:leader="dot" w:pos="9062"/></w:tabs><w:rPr><w:noProof/></w:rPr></w:pPr><w:r><w:fldChar w:fldCharType="begin"/><w:instrText>TOC \h \o &quot;1-2&quot;</w:instrText><w:fldChar w:fldCharType="separate"/></w:r><w:hyperlink w:anchor="_Toc239235948" w:history="1"><w:r><w:rPr><w:rStyle w:val="Hyperlink"/><w:b/><w:bCs/><w:noProof/></w:rPr><w:t>Abstract</w:t></w:r><w:r><w:rPr><w:noProof/></w:rPr><w:tab/><w:fldChar w:fldCharType="begin"/><w:instrText xml:space="preserve"> PAGEREF _Toc239235948 \h </w:instrText><w:fldChar w:fldCharType="separate"/><w:t>1</w:t><w:fldChar w:fldCharType="end"/></w:r></w:hyperlink></w:p><w:p w14:paraId="3F19ED6A" w14:textId="77777777" w:rsidR="00F15A52" w:rsidRDefault="00F15A52"><w:pPr><w:pStyle w:val="TOC1"/><w:tabs><w:tab w:val="right" w:leader="dot" w:pos="9062"/></w:tabs><w:rPr><w:noProof/></w:rPr></w:pPr><w:hyperlink w:anchor="_Toc239235949" w:history="1"><w:r><w:rPr><w:rStyle w:val="Hyperlink"/><w:b/><w:bCs/><w:noProof/></w:rPr><w:t>Résumé</w:t></w:r><w:r><w:rPr><w:noProof/></w:rPr><w:tab/><w:fldChar w:fldCharType="begin"/><w:instrText xml:space="preserve"> PAGEREF _Toc239235949 \h </w:instrText><w:fldChar w:fldCharType="separate"/><w:t>1</w:t><w:fldChar w:fldCharType="end"/></w:r></w:hyperlink></w:p><w:p w14:paraId="60B5DEF0" w14:textId="77777777" w:rsidR="00F15A52" w:rsidRDefault="00F15A52"><w:pPr><w:pStyle w:val="TOC1"/><w:tabs><w:tab w:val="right" w:leader="dot" w:pos="9062"/></w:tabs><w:rPr><w:noProof/></w:rPr></w:pPr><w:hyperlink w:anchor="_Toc239235950" w:history="1"><w:r><w:rPr><w:rStyle w:val="Hyperlink"/><w:b/><w:bCs/><w:noProof/></w:rPr><w:t>Acknowledgements</w:t></w:r><w:r><w:rPr><w:noProof/></w:rPr><w:tab/><w:fldChar w:fldCharType="begin"/><w:instrText xml:space="preserve"> PAGEREF _Toc239235950 \h </w:instrText><w:fldChar w:fldCharType="separate"/><w:t>1</w:t><w:fldChar w:fldCharType="end"/></w:r></w:hyperlink></w:p><w:p w14:paraId="3C367873" w14:textId="77777777" w:rsidR="00F15A52" w:rsidRDefault="00F15A52"><w:pPr><w:pStyle w:val="TOC1"/><w:tabs><w:tab w:val="right" w:leader="dot" w:pos="9062"/></w:tabs><w:rPr><w:noProof/></w:rPr></w:pPr><w:hyperlink w:anchor="_Toc239235951" w:history="1"><w:r><w:rPr><w:rStyle w:val="Hyperlink"/><w:b/><w:bCs/><w:noProof/></w:rPr><w:t>Table of contents</w:t></w:r><w:r><w:rPr><w:noProof/></w:rPr><w:tab/><w:fldChar w:fldCharType="begin"/><w:instrText xml:space="preserve"> PAGEREF _Toc239235951 \h </w:instrText><w:fldChar w:fldCharType="separate"/><w:t>1</w:t><w:fldChar w:fldCharType="end"/></w:r></w:hyperlink></w:p><w:p w14:paraId="10B7B6C3" w14:textId="77777777" w:rsidR="00F15A52" w:rsidRDefault="00F15A52"><w:pPr><w:pStyle w:val="TOC1"/><w:tabs><w:tab w:val="right" w:leader="dot" w:pos="9062"/></w:tabs><w:rPr><w:noProof/></w:rPr></w:pPr><w:hyperlink w:anchor="_Toc239235952" w:history="1"><w:r><w:rPr><w:rStyle w:val="Hyperlink"/><w:b/><w:bCs/><w:noProof/></w:rPr><w:t>1. Introduction</w:t></w:r><w:r><w:rPr><w:noProof/></w:rPr><w:tab/><w:fldChar w:fldCharType="begin"/><w:instrText xml:space="preserve"> PAGEREF _Toc239235952 \h </w:instrText><w:fldChar w:fldCharType="separate"/><w:t>1</w:t><w:fldChar w:fldCharType="end"/></w:r></w:hyperlink></w:p><w:p w14:paraId="72EB084A" w14:textId="77777777" w:rsidR="00F15A52" w:rsidRDefault="00F15A52"><w:pPr><w:pStyle w:val="TOC1"/><w:tabs><w:tab w:val="right" w:leader="dot" w:pos="9062"/></w:tabs><w:rPr><w:noProof/></w:rPr></w:pPr><w:hyperlink w:anchor="_Toc239235953" w:history="1"><w:r><w:rPr><w:rStyle w:val="Hyperlink"/><w:b/><w:bCs/><w:noProof/></w:rPr><w:t>2. Teacher leaving: patterns, determinants and destinations</w:t></w:r><w:r><w:rPr><w:noProof/></w:rPr><w:tab/><w:fldChar w:fldCharType="begin"/><w:instrText xml:space="preserve"> PAGEREF _Toc239235953 \h </w:instrText><w:fldChar w:fldCharType="separate"/><w:t>1</w:t><w:fldChar w:fldCharType="end"/></w:r></w:hyperlink></w:p><w:p w14:paraId="3DA9FA97" w14:textId="77777777" w:rsidR="00F15A52" w:rsidRDefault="00F15A52"><w:pPr><w:pStyle w:val="TOC2"/><w:tabs><w:tab w:val="right" w:leader="dot" w:pos="9062"/></w:tabs><w:rPr><w:noProof/></w:rPr></w:pPr><w:hyperlink w:anchor="_Toc239235954" w:history="1"><w:r><w:rPr><w:rStyle w:val="Hyperlink"/><w:b/><w:bCs/><w:noProof/></w:rPr><w:t>2.1 The teacher leaving rate and its evolution</w:t></w:r><w:r><w:rPr><w:noProof/></w:rPr><w:tab/><w:fldChar w:fldCharType="begin"/><w:instrText xml:space="preserve"> PAGEREF _Toc239235954 \h </w:instrText><w:fldChar w:fldCharType="separate"/><w:t>1</w:t><w:fldChar w:fldCharType="end"/></w:r></w:hyperlink></w:p><w:p w14:paraId="3CFF4880" w14:textId="77777777" w:rsidR="00F15A52" w:rsidRDefault="00F15A52"><w:pPr><w:pStyle w:val="TOC2"/><w:tabs><w:tab w:val="right" w:leader="dot" w:pos="9062"/></w:tabs><w:rPr><w:noProof/></w:rPr></w:pPr><w:hyperlink w:anchor="_Toc239235955" w:history="1"><w:r><w:rPr><w:rStyle w:val="Hyperlink"/><w:b/><w:bCs/><w:noProof/></w:rPr><w:t>2.2 Determinants of teachers leaving</w:t></w:r><w:r><w:rPr><w:noProof/></w:rPr><w:tab/><w:fldChar w:fldCharType="begin"/><w:instrText xml:space="preserve"> PAGEREF _Toc239235955 \h </w:instrText><w:fldChar w:fldCharType="separate"/><w:t>1</w:t><w:fldChar w:fldCharType="end"/></w:r></w:hyperlink></w:p><w:p w14:paraId="288D2194" w14:textId="77777777" w:rsidR="00F15A52" w:rsidRDefault="00F15A52"><w:pPr><w:pStyle w:val="TOC2"/><w:tabs><w:tab w:val="right" w:leader="dot" w:pos="9062"/></w:tabs><w:rPr><w:noProof/></w:rPr></w:pPr><w:hyperlink w:anchor="_Toc239235956" w:history="1"><w:r><w:rPr><w:rStyle w:val="Hyperlink"/><w:b/><w:bCs/><w:noProof/></w:rPr><w:t>2.3 Stated and revealed preferences</w:t></w:r><w:r><w:rPr><w:noProof/></w:rPr><w:tab/><w:fldChar w:fldCharType="begin"/><w:instrText xml:space="preserve"> PAGEREF _Toc239235956 \h </w:instrText><w:fldChar w:fldCharType="separate"/><w:t>1</w:t><w:fldChar w:fldCharType="end"/></w:r></w:hyperlink></w:p><w:p w14:paraId="494E04C1" w14:textId="77777777" w:rsidR="00F15A52" w:rsidRDefault="00F15A52"><w:pPr><w:pStyle w:val="TOC2"/><w:tabs><w:tab w:val="right" w:leader="dot" w:pos="9062"/></w:tabs><w:rPr><w:noProof/></w:rPr></w:pPr><w:hyperlink w:anchor="_Toc239235957" w:history="1"><w:r><w:rPr><w:rStyle w:val="Hyperlink"/><w:b/><w:bCs/><w:noProof/></w:rPr><w:t>2.4 Destinations after leaving</w:t></w:r><w:r><w:rPr><w:noProof/></w:rPr><w:tab/><w:fldChar w:fldCharType="begin"/><w:instrText xml:space="preserve"> PAGEREF _Toc239235957 \h </w:instrText><w:fldChar w:fldCharType="separate"/><w:t>1</w:t><w:fldChar w:fldCharType="end"/></w:r></w:hyperlink></w:p><w:p w14:paraId="51193FB9" w14:textId="77777777" w:rsidR="00F15A52" w:rsidRDefault="00F15A52"><w:pPr><w:pStyle w:val="TOC1"/><w:tabs><w:tab w:val="right" w:leader="dot" w:pos="9062"/></w:tabs><w:rPr><w:noProof/></w:rPr></w:pPr><w:hyperlink w:anchor="_Toc239235958" w:history="1"><w:r><w:rPr><w:rStyle w:val="Hyperlink"/><w:b/><w:bCs/><w:noProof/></w:rPr><w:t>3. The policies</w:t></w:r><w:r><w:rPr><w:noProof/></w:rPr><w:tab/><w:fldChar w:fldCharType="begin"/><w:instrText xml:space="preserve"> PAGEREF _Toc239235958 \h </w:instrText><w:fldChar w:fldCharType="separate"/><w:t>1</w:t><w:fldChar w:fldCharType="end"/></w:r></w:hyperlink></w:p><w:p w14:paraId="50AE6D5B" w14:textId="77777777" w:rsidR="00F15A52" w:rsidRDefault="00F15A52"><w:pPr><w:pStyle w:val="TOC1"/><w:tabs><w:tab w:val="right" w:leader="dot" w:pos="9062"/></w:tabs><w:rPr><w:noProof/></w:rPr></w:pPr><w:hyperlink w:anchor="_Toc239235959" w:history="1"><w:r><w:rPr><w:rStyle w:val="Hyperlink"/><w:b/><w:bCs/><w:noProof/></w:rPr><w:t>4. Conclusions</w:t></w:r><w:r><w:rPr><w:noProof/></w:rPr><w:tab/><w:fldChar w:fldCharType="begin"/><w:instrText xml:space="preserve"> PAGEREF _Toc239235959 \h </w:instrText><w:fldChar w:fldCharType="separate"/><w:t>1</w:t><w:fldChar w:fldCharType="end"/></w:r></w:hyperlink></w:p><w:p w14:paraId="4EA60B08" w14:textId="77777777" w:rsidR="00F15A52" w:rsidRDefault="00F15A52"><w:pPr><w:pStyle w:val="TOC2"/><w:tabs><w:tab w:val="right" w:leader="dot" w:pos="9062"/></w:tabs><w:rPr><w:noProof/></w:rPr></w:pPr><w:hyperlink w:anchor="_Toc239235960" w:history="1"><w:r><w:rPr><w:rStyle w:val="Hyperlink"/><w:b/><w:bCs/><w:noProof/></w:rPr><w:t>References</w:t></w:r><w:r><w:rPr><w:noProof/></w:rPr><w:tab/><w:fldChar w:fldCharType="begin"/><w:instrText xml:space="preserve"> PAGEREF _Toc239235960 \h </w:instrText><w:fldChar w:fldCharType="separate"/><w:t>1</w:t><w:fldChar w:fldCharType="end"/></w:r></w:hyperlink></w:p><w:p w14:paraId="53021CFA" w14:textId="77777777" w:rsidR="00F40E91" w:rsidRDefault="00A42790"><w:r><w:fldChar w:fldCharType="end"/></w:r></w:p></w:sdtContent></w:sdt><w:p w14:paraId="131E9251" w14:textId="77777777" w:rsidR="00F40E91" w:rsidRPr="00F15A52" w:rsidRDefault="00A42790"><w:pPr><w:pStyle w:val="Heading1"/><w:pageBreakBefore/><w:spacing w:after="220"/><w:rPr><w:lang w:val="es-CL"/></w:rPr></w:pPr><w:bookmarkStart w:id="4" w:name="_Toc239235952"/><w:r><w:rPr><w:b/><w:bCs/><w:color w:val="04629A"/><w:sz w:val="30"/><w:szCs w:val="30"/><w:lang w:val="es-CL"/></w:rPr><w:lastRenderedPageBreak/><w:t>1. Introduction</w:t></w:r><w:bookmarkEnd w:id="4"/></w:p><w:p w14:paraId="16DFEBB2" w14:textId="2AA31D0F" w:rsidR="00F40E91" w:rsidRPr="007877F0" w:rsidRDefault="00A42790" w:rsidP="00D156D2"><w:pPr><w:spacing w:after="200"/><w:jc w:val="both"/><w:rPr><w:color w:val="FF0000"/><w:lang w:val="es-CL"/></w:rPr></w:pPr><w:r><w:rPr><w:color w:val="FF0000"/><w:lang w:val="es-CL"/></w:rPr><w:t xml:space="preserve">Pendiente de escribir (al final de todo). Yo creo que aquí es clave resaltar los aprendizajes y que alguien que lea esto se quede con todo lo importante. Si alguien quiere detalles de research, que pueda pasar a la sección 2, y si quieren solo policy que pasen a 3. </w:t></w:r></w:p><w:p w14:paraId="6D00C19F" w14:textId="56A7217B" w:rsidR="00352A8B" w:rsidRDefault="00352A8B" w:rsidP="00352A8B"><w:pPr><w:spacing w:after="130" w:line="242" w:lineRule="auto"/><w:jc w:val="both"/></w:pPr><w:bookmarkStart w:id="5" w:name="_Toc239235953"/><w:r><w:t xml:space="preserve">Re-attracting former teachers has become one of the policy margins through which governments are trying to alleviate the current problem of teacher shortages. Although not sufficient to close the gap on its own, it can help reduce and fill vacancies in the short run, especially in the disadvantaged and rural schools where shortages tend to concentrate </w:t></w:r><w:r><w:rPr><w:color w:val="0563C1"/></w:rPr><w:t>(</w:t></w:r><w:hyperlink w:anchor="Ref_UNESCO2024" w:history="1"><w:r><w:rPr><w:color w:val="0563C1"/></w:rPr><w:t>UNESCO, 2024</w:t></w:r></w:hyperlink><w:r><w:rPr><w:color w:val="0563C1"/></w:rPr><w:t xml:space="preserve">; </w:t></w:r><w:hyperlink w:anchor="Ref_CarverThomas2019" w:history="1"><w:r><w:rPr><w:color w:val="0563C1"/></w:rPr><w:t>Carver-Thomas and Darling-Hammond, 2019</w:t></w:r></w:hyperlink><w:r><w:rPr><w:color w:val="0563C1"/></w:rPr><w:t xml:space="preserve">; </w:t></w:r><w:hyperlink w:anchor="Ref_Nguyen2024" w:history="1"><w:r><w:rPr><w:color w:val="0563C1"/></w:rPr><w:t>Nguyen, Lam and Bruno, 2024</w:t></w:r></w:hyperlink><w:r><w:rPr><w:color w:val="0563C1"/></w:rPr><w:t>)</w:t></w:r><w:r><w:t xml:space="preserve">. The magnitude of this policy margin depends on the baseline leaving and retirement rates, since in countries such as France, Greece, Ireland or Israel, whose low leaving rates are almost solely explained by retirement, its potential is scarce </w:t></w:r><w:r><w:rPr><w:color w:val="0563C1"/></w:rPr><w:t>(</w:t></w:r><w:hyperlink w:anchor="Ref_OECD2025a" w:history="1"><w:r><w:rPr><w:color w:val="0563C1"/></w:rPr><w:t>OECD, 2025a</w:t></w:r></w:hyperlink><w:r><w:rPr><w:color w:val="0563C1"/></w:rPr><w:t>)</w:t></w:r><w:r><w:t xml:space="preserve">. Beyond short-run relief to shortages, returners and retired teachers can bring benefits of their own, such as positive experience spillovers to colleagues, mentorship for beginning teachers and tutoring roles with experimental backing </w:t></w:r><w:r><w:rPr><w:color w:val="0563C1"/></w:rPr><w:t>(</w:t></w:r><w:hyperlink w:anchor="Ref_Papay2020" w:history="1"><w:r><w:rPr><w:color w:val="0563C1"/></w:rPr><w:t>Papay et al., 2020</w:t></w:r></w:hyperlink><w:r><w:rPr><w:color w:val="0563C1"/></w:rPr><w:t xml:space="preserve">; </w:t></w:r><w:hyperlink w:anchor="Ref_DeCesare2017" w:history="1"><w:r><w:rPr><w:color w:val="0563C1"/></w:rPr><w:t>DeCesare et al., 2017</w:t></w:r></w:hyperlink><w:r><w:rPr><w:color w:val="0563C1"/></w:rPr><w:t xml:space="preserve">; </w:t></w:r><w:hyperlink w:anchor="Ref_Nickow2024" w:history="1"><w:r><w:rPr><w:color w:val="0563C1"/></w:rPr><w:t>Nickow, Oreopoulos and Quan, 2024</w:t></w:r></w:hyperlink><w:r><w:rPr><w:color w:val="0563C1"/></w:rPr><w:t>)</w:t></w:r><w:r><w:t>.</w:t></w:r></w:p><w:p w14:paraId="2761BCF8" w14:textId="012AEE38" w:rsidR="00F40E91" w:rsidRPr="006E21ED" w:rsidRDefault="00A42790"><w:pPr><w:pStyle w:val="Heading1"/><w:pageBreakBefore/><w:spacing w:after="220"/><w:rPr><w:b/><w:bCs/><w:color w:val="04629A"/><w:sz w:val="25"/><w:szCs w:val="25"/></w:rPr></w:pPr><w:r><w:rPr><w:b/><w:bCs/><w:color w:val="04629A"/><w:sz w:val="25"/><w:szCs w:val="25"/></w:rPr><w:lastRenderedPageBreak/><w:t xml:space="preserve">2. Teacher leaving: </w:t></w:r><w:bookmarkEnd w:id="5"/><w:r><w:rPr><w:b/><w:bCs/><w:color w:val="04629A"/><w:sz w:val="25"/><w:szCs w:val="25"/></w:rPr><w:t xml:space="preserve">rates, determinants and implications for re-entry </w:t></w:r></w:p><w:p w14:paraId="6B9B3D80" w14:textId="77777777" w:rsidR="00F40E91" w:rsidRDefault="00A42790"><w:pPr><w:spacing w:after="130" w:line="242" w:lineRule="auto"/><w:jc w:val="both"/></w:pPr><w:r><w:t xml:space="preserve">To design and evaluate the impact of policies that aim to bring former teachers back to the classroom it is fundamental to have a thorough understanding of the reasons why teachers leave. Moreover, it is crucial to identify the experiences and added value that former teachers can bring back to educational systems if they are successfully reintegrated. This debate is of central importance for governments that are making a wide range of efforts to retain and re-attract former teachers in response to the pressing challenges of an ageing teaching workforce, serious teacher shortages and the rising concerns over teachers' burnout and lack of mentorship </w:t></w:r><w:r><w:rPr><w:color w:val="0563C1"/></w:rPr><w:t>(OECD, 2025a; UNESCO, 2024; Madigan and Kim, 2021; OECD, 2025b)</w:t></w:r><w:r><w:t>. This section therefore reviews what is known about why teachers leave, before the paper turns to the policies that have tried to bring them back.</w:t></w:r></w:p><w:p w14:paraId="3974C181" w14:textId="77777777" w:rsidR="00863E26" w:rsidRDefault="00000000"><w:pPr><w:spacing w:after="130" w:line="242" w:lineRule="auto"/><w:jc w:val="both"/></w:pPr><w:r><w:t xml:space="preserve">First, we distinguish three main profiles of former teachers: (1) switchers, those who resign from teaching to take up other part-time or full-time employment, (2) leavers, those who withdraw from the labour market, and (3) retired teachers who have reached the end of their working lives. The determinants of leaving and the opportunity cost that each group faces when considering whether to re-enter vary significantly across these profiles. As the evidence reviewed in this section shows, switchers leave mainly over the conditions of the job and the standing of the profession, and pay weighs less in their decision than is often assumed; leavers leave for reasons that lie outside the school, mostly family and health, and respond above all to flexibility; and retired teachers leave when pension rules make it worthwhile, and are kept out of the classroom by those same rules once they have retired. </w:t></w:r></w:p><w:p w14:paraId="554C23D3" w14:textId="65D2483D" w:rsidR="00F72F5A" w:rsidRDefault="00000000"><w:pPr><w:spacing w:after="130" w:line="242" w:lineRule="auto"/><w:jc w:val="both"/></w:pPr><w:r><w:t xml:space="preserve">These institutional factors are nonetheless highly country-dependent, and a comprehensive description would require a paper of its own. Here we instead, we first describe the evolution and scope of the teacher leaving rate and posteriorly develop a general framework that classifies the most common motives for leaving and illustrates them with selected country examples. Each area of reasons closes with its implications for re-entry and with the profile it mainly concerns, and Box 1 at the end of the section brings them together.</w:t></w:r></w:p><w:p w14:paraId="5371016C" w14:textId="77777777" w:rsidR="00F40E91" w:rsidRDefault="00A42790"><w:pPr><w:pStyle w:val="Heading2"/><w:spacing w:before="200" w:after="120"/></w:pPr><w:bookmarkStart w:id="6" w:name="_Toc239235954"/><w:r><w:rPr><w:b/><w:bCs/><w:color w:val="04629A"/><w:sz w:val="25"/><w:szCs w:val="25"/></w:rPr><w:t>2.1 The teacher leaving rate and its evolution</w:t></w:r><w:bookmarkEnd w:id="6"/></w:p><w:p w14:paraId="469B8B73" w14:textId="77777777" w:rsidR="00B3332B" w:rsidRDefault="00000000"><w:pPr><w:spacing w:after="130" w:line="242" w:lineRule="auto"/><w:jc w:val="both"/><w:rPr><w:ins w:id="7" w:author="DURÁN ROA José Elías, EDU/IMEP" w:date="2026-10-06T10:56:00Z" w16du:dateUtc="2026-10-06T08:56:00Z"/></w:rPr></w:pPr><w:r><w:t>The average teacher leaving rate across OECD countries was 6.5% in 2023, with considerable differences among the countries with available data (OECD, 2025a; see Figure 1). In countries with rates close to 2%, such as Israel, Ireland, France and Greece, the workforce renews itself through retirement alone. In countries with higher rates, such as Lithuania, Denmark or Estonia, a larger share of departures corresponds to leavers and switchers. These systems must replace a substantial part of their stock every year, which raises questions about working conditions and retention.</w:t></w:r></w:p><w:p w14:paraId="65073ABB" w14:textId="77777777" w:rsidR="00F72F5A" w:rsidRDefault="00000000"><w:pPr><w:spacing w:after="130" w:line="242" w:lineRule="auto"/><w:jc w:val="both"/></w:pPr><w:r><w:t>The evolution of the leaving rate across time tends to be stable in most of the observed countries. The OECD average leaving rate moved from 6.9% in 2015 to 6.5% in 2023 and most systems present in both years moved by less than a percentage point (OECD, 2025a).  Moreover, studies developed in countries with the longest available series confirm this stable trend. In USA, which holds one of the longest-running national series, the rate has oscillated between 5% and 8.5% across three and a half decades of survey waves, has sat near 8% for the last twenty years, and carries no lasting mark from the pandemic increase (NCES, 2024),  and similar patterns hold in England, New Zealand, Sweden, Israel, Iceland, Norway and Flanders (Department for Education, 2024a; Education Counts, 2025; Adermon and Laun, 2018; CBS Israel, 2023; Björnsdóttir and Hansen, 2024; Statistics Norway, 2025; Vansteenkiste, 2025).</w:t></w:r></w:p><w:p w14:paraId="3818DAFD" w14:textId="77777777" w:rsidR="00AF1913" w:rsidRDefault="00AF1913"><w:pPr><w:spacing w:after="130" w:line="242" w:lineRule="auto"/><w:jc w:val="both"/></w:pPr></w:p><w:p w14:paraId="761AC50B" w14:textId="77777777" w:rsidR="00F40E91" w:rsidRDefault="00A42790"><w:pPr><w:spacing w:after="130" w:line="242" w:lineRule="auto"/><w:jc w:val="both"/></w:pPr><w:r><w:rPr><w:b/><w:bCs/></w:rPr><w:t>Figure 1. The teacher leaving rate and its composition, 2022/23</w:t></w:r></w:p><w:p w14:paraId="7C062E47" w14:textId="77777777" w:rsidR="00F40E91" w:rsidRDefault="00A42790"><w:pPr><w:spacing w:before="80" w:after="80"/><w:jc w:val="center"/></w:pPr><w:r><w:rPr><w:noProof/></w:rPr><w:lastRenderedPageBreak/><w:drawing><wp:inline distT="0" distB="0" distL="0" distR="0" wp14:anchorId="21DD6A4E" wp14:editId="3B81786C"><wp:extent cx="4661535" cy="3119919"/><wp:effectExtent l="0" t="0" r="5715" b="4445"/><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11"/><a:srcRect/><a:stretch><a:fillRect/></a:stretch></pic:blipFill><pic:spPr bwMode="auto"><a:xfrm><a:off x="0" y="0"/><a:ext cx="4672516" cy="3127268"/></a:xfrm><a:prstGeom prst="rect"><a:avLst/></a:prstGeom></pic:spPr></pic:pic></a:graphicData></a:graphic></wp:inline></w:drawing></w:r></w:p><w:p w14:paraId="142A6098" w14:textId="78FADFBF" w:rsidR="00F40E91" w:rsidRDefault="00A42790" w:rsidP="00762601"><w:pPr><w:spacing w:after="50" w:line="200" w:lineRule="auto"/><w:jc w:val="both"/></w:pPr><w:r><w:rPr><w:sz w:val="17"/><w:szCs w:val="17"/></w:rPr><w:t xml:space="preserve">Note: </w:t></w:r><w:r><w:rPr><w:sz w:val="15"/><w:szCs w:val="15"/></w:rPr><w:t xml:space="preserve">Share of fully qualified teachers, full-time and part-time in public institutions, who left the profession during the reference year, from pre-primary to upper secondary education. The split into resignations and retirements is shown where reported; grey bars report the total rate only. The OECD average refers to the 19 countries and economies with available data. The reference year differs from 2022/23 for Denmark, France, New Zealand and England </w:t></w:r><w:r><w:rPr><w:color w:val="0563C1"/><w:sz w:val="15"/><w:szCs w:val="15"/></w:rPr><w:t>(2021/22)</w:t></w:r><w:r><w:rPr><w:sz w:val="15"/><w:szCs w:val="15"/></w:rPr><w:t>. Data refer to primary and lower secondary education combined and exclude upper secondary education in Denmark, exclude upper secondary education in Israel and upper secondary vocational education in the Netherlands, and include non-fully qualified teachers in the Netherlands, New Zealand and the Flemish Community of Belgium. For the United States, leavers include teachers appointed to other positions in the education sector.</w:t></w:r></w:p><w:p w14:paraId="38C85201" w14:textId="77777777" w:rsidR="00F40E91" w:rsidRDefault="00A42790"><w:pPr><w:spacing w:after="60" w:line="242" w:lineRule="auto"/><w:jc w:val="both"/></w:pPr><w:r><w:rPr><w:sz w:val="17"/><w:szCs w:val="17"/></w:rPr><w:t xml:space="preserve">Source: </w:t></w:r><w:r><w:rPr><w:color w:val="0563C1"/><w:sz w:val="17"/><w:szCs w:val="17"/></w:rPr><w:t>OECD (2025a)</w:t></w:r><w:r><w:rPr><w:sz w:val="17"/><w:szCs w:val="17"/></w:rPr><w:t>, Education at a Glance 2025, Table D8.4.</w:t></w:r></w:p><w:p w14:paraId="392497A5" w14:textId="77777777" w:rsidR="00AC7FFD" w:rsidRDefault="00AC7FFD"><w:pPr><w:spacing w:after="130" w:line="242" w:lineRule="auto"/><w:jc w:val="both"/><w:rPr><w:ins w:id="8" w:author="TORRES José Manuel, EDU/IMEP" w:date="2026-09-17T16:48:00Z" w16du:dateUtc="2026-09-17T14:48:00Z"/></w:rPr></w:pPr></w:p><w:p w14:paraId="642EC4A1" w14:textId="65877B65" w:rsidR="00B3332B" w:rsidRDefault="00000000"><w:pPr><w:spacing w:after="130" w:line="242" w:lineRule="auto"/><w:jc w:val="both"/></w:pPr><w:r><w:t xml:space="preserve">Leaving is not worrying in itself, since a continuous outflow is a common feature of any profession in a dynamic labour market. </w:t></w:r><w:ins w:id="9" w:author="DURÁN ROA José Elías, EDU/IMEP" w:date="2026-10-05T16:13:00Z" w16du:dateUtc="2026-10-05T14:13:00Z"><w:r><w:t xml:space="preserve">Despite no </w:t></w:r></w:ins><w:del w:id="10" w:author="DURÁN ROA José Elías, EDU/IMEP" w:date="2026-10-05T16:13:00Z" w16du:dateUtc="2026-10-05T14:13:00Z"><w:r><w:delText>No</w:delText></w:r></w:del><w:r><w:t xml:space="preserve"> comparable benchmark has been published for most OECD countries, </w:t></w:r><w:del w:id="11" w:author="DURÁN ROA José Elías, EDU/IMEP" w:date="2026-10-05T16:13:00Z" w16du:dateUtc="2026-10-05T14:13:00Z"><w:r><w:delText xml:space="preserve">but </w:delText></w:r></w:del><w:r><w:t>where it has been studied the leaving rate of teachers is lower than, or comparable to, that of similar professions. In the United States, over the last twenty years teachers left teaching at about the rate at which nurses leave nursing, close to that of accountants and below that of social workers (Aldeman and Yi, 2025), an ordering already visible in the 1990s (Harris and Adams, 2007). In Australia, a study using administrative records finds that the teacher leaving rate was the lowest among 97 occupation groups (Buckley and Griselda, 2025), and in Sweden register data show that annual exits among teachers, preschool teachers, nurses and police are alike (Adermon and Laun, 2018).</w:t></w:r></w:p><w:p w14:paraId="5D78685C" w14:textId="77777777" w:rsidR="00F72F5A" w:rsidRDefault="00000000"><w:pPr><w:spacing w:after="130" w:line="242" w:lineRule="auto"/><w:jc w:val="both"/><w:rPr><w:del w:id="18004" w:author="Claude" w:date="2026-10-07T09:38:20Z"/></w:rPr></w:pPr><w:commentRangeStart w:id="12"/><w:commentRangeStart w:id="21"/><w:del w:id="18003" w:author="Claude" w:date="2026-10-07T09:38:20Z"><w:r><w:delText>Why, then, does a moderate and stable leaving rate deserve attention? The answer lies in the state of teacher supply. Teacher shortages affect most OECD education systems to some degree (OECD, 2026). In 2024/25, unfilled posts accounted for less than 4% of the primary and secondary teaching workforce in every system with available data, but 9% of teachers were not fully qualified on average across the OECD, and more than 18% in Chile, Denmark, Estonia and Germany, which suggests that part of the shortage is absorbed by hiring teachers without full qualifications rather than by leaving posts vacant. Shortages are especially pronounced in mathematics and the natural sciences, where schools compete with other sectors for the same graduates, and in rural, remote and disadvantaged communities. Two features of the outflow make it central to this problem. Teachers with less than five years of experience account for more than one third of resignations on average, so that systems lose a large share of the teachers they have just trained, and one in four secondary teachers is aged 55 or older, so that retirements will add to the pressure in the coming years (OECD, 2026). In this context, even a stable leaving rate of around 6% represents a loss that systems can no longer absorb easily, and understanding why teachers leave becomes relevant for two reasons. The first is that the determinants of leaving are the levers available to reduce it. The second, which concerns this paper directly, is that policies that seek to bring former teachers back can only be designed and assessed with a clear view of why those teachers left in the first place. The following section reviews what the literature has established on these motives.</w:delText></w:r></w:del><w:commentRangeEnd w:id="21"/><w:commentRangeEnd w:id="12"/><w:r><w:rPr><w:rStyle w:val="CommentReference"/><w:sz w:val="23"/><w:szCs w:val="23"/></w:rPr><w:commentReference w:id="12"/></w:r><w:r><w:rPr><w:rStyle w:val="CommentReference"/></w:rPr><w:commentReference w:id="21"/></w:r></w:p><w:p><w:pPr><w:spacing w:after="130" w:line="242" w:lineRule="auto"/><w:jc w:val="both"/><w:rPr><w:ins w:id="18001" w:author="Claude" w:date="2026-10-07T09:38:20Z"/></w:rPr></w:pPr><w:ins w:id="18002" w:author="Claude" w:date="2026-10-07T09:38:20Z"><w:r><w:t xml:space="preserve">Why, then, does a moderate and stable leaving rate deserve attention? Because most OECD education systems face teacher shortages (OECD, 2026). Unfilled posts remain below 4% of the teaching workforce, but 9% of teachers are not fully qualified on average, shortages are concentrated in mathematics, science and disadvantaged or rural schools, and one in four secondary teachers is aged 55 or older, so that retirements will add to the pressure in the coming years. In this context, even a leaving rate of around 6% is a loss that systems cannot easily absorb, and two reasons make it essential to understand why teachers leave. First, the determinants of leaving are the levers available to reduce it. Second, and more importantly for this paper, policies that seek to bring former teachers back can only be designed, and their effects assessed, with a clear view of why those teachers left in the first place. The following section reviews what the literature has established on these motives.</w:t></w:r></w:ins></w:p><w:p w14:paraId="085ED38B" w14:textId="77777777" w:rsidR="00F40E91" w:rsidRDefault="00A42790"><w:pPr><w:pStyle w:val="Heading2"/><w:spacing w:before="200" w:after="120"/></w:pPr><w:bookmarkStart w:id="13" w:name="_Toc239235955"/><w:r><w:rPr><w:b/><w:bCs/><w:color w:val="04629A"/><w:sz w:val="25"/><w:szCs w:val="25"/></w:rPr><w:lastRenderedPageBreak/><w:t>2.2 Determinants of teachers leaving</w:t></w:r><w:bookmarkEnd w:id="13"/></w:p><w:p w14:paraId="789C9BC2" w14:textId="05AE83D5" w:rsidR="00B3332B" w:rsidRDefault="00000000"><w:pPr><w:spacing w:after="130" w:line="242" w:lineRule="auto"/><w:jc w:val="both"/></w:pPr><w:r><w:t xml:space="preserve">The reasons why teachers leave the profession have been studied extensively, through surveys and interviews and, more recently, through administrative records of observed departures. Despite this abundance of evidence, ranking the reasons remains difficult. Studies differ in the populations they follow, in the outcomes they measure and in the way motives are grouped. Building on a comprehensive review of this literature and on the two most recent meta-analyses (Nguyen et al., 2020; Gundlach, Slemp and Hattie, 2024), this paper classifies the reasons into six reasons stated in Table 1. They are presented in this section starting with those that the evidence identifies as most important and ending with the least studied. Each area closes with its implications for policies that seek to re-attract former teachers, and Box 1 at the end of the section summarizes them.</w:t></w:r></w:p><w:p w14:paraId="7359C478" w14:textId="77777777" w:rsidR="00F40E91" w:rsidRDefault="00A42790"><w:pPr><w:spacing w:after="130" w:line="242" w:lineRule="auto"/><w:jc w:val="both"/></w:pPr><w:r><w:rPr><w:b/><w:bCs/></w:rPr><w:t>Table 1. Reasons for leaving teaching, by area</w:t></w:r></w:p><w:tbl><w:tblPr><w:tblW w:w="4893" w:type="pct"/><w:tblBorders><w:top w:val="single" w:sz="6" w:space="0" w:color="888888"/><w:bottom w:val="single" w:sz="6" w:space="0" w:color="888888"/><w:insideH w:val="single" w:sz="2" w:space="0" w:color="CCCCCC"/></w:tblBorders><w:tblCellMar><w:left w:w="10" w:type="dxa"/><w:right w:w="10" w:type="dxa"/></w:tblCellMar><w:tblLook w:val="0000" w:firstRow="0" w:lastRow="0" w:firstColumn="0" w:lastColumn="0" w:noHBand="0" w:noVBand="0"/></w:tblPr><w:tblGrid><w:gridCol w:w="1652"/><w:gridCol w:w="7226"/></w:tblGrid><w:tr w:rsidR="00F40E91" w:rsidRPr="001E0C13" w14:paraId="544996F1" w14:textId="77777777" w:rsidTr="00B0592A"><w:trPr><w:trHeight w:val="233"/></w:trPr><w:tc><w:tcPr><w:tcW w:w="0" w:type="auto"/><w:tcBorders><w:bottom w:val="single" w:sz="4" w:space="0" w:color="auto"/></w:tcBorders><w:shd w:val="clear" w:color="auto" w:fill="E8EEF4"/><w:tcMar><w:top w:w="60" w:type="dxa"/><w:left w:w="80" w:type="dxa"/><w:bottom w:w="60" w:type="dxa"/><w:right w:w="80" w:type="dxa"/></w:tcMar></w:tcPr><w:p w14:paraId="55D322C2" w14:textId="77777777" w:rsidR="00F40E91" w:rsidRPr="00CB0771" w:rsidRDefault="00A42790"><w:pPr><w:spacing w:after="40"/><w:rPr><w:sz w:val="20"/><w:szCs w:val="20"/></w:rPr></w:pPr><w:r><w:rPr><w:b/><w:bCs/><w:sz w:val="20"/><w:szCs w:val="20"/></w:rPr><w:t>Area</w:t></w:r></w:p></w:tc><w:tc><w:tcPr><w:tcW w:w="0" w:type="auto"/><w:tcBorders><w:bottom w:val="single" w:sz="4" w:space="0" w:color="auto"/></w:tcBorders><w:shd w:val="clear" w:color="auto" w:fill="E8EEF4"/><w:tcMar><w:top w:w="60" w:type="dxa"/><w:left w:w="80" w:type="dxa"/><w:bottom w:w="60" w:type="dxa"/><w:right w:w="80" w:type="dxa"/></w:tcMar></w:tcPr><w:p w14:paraId="1FE94D5C" w14:textId="77777777" w:rsidR="00F40E91" w:rsidRPr="00CB0771" w:rsidRDefault="00A42790"><w:pPr><w:spacing w:after="40"/><w:rPr><w:sz w:val="20"/><w:szCs w:val="20"/></w:rPr></w:pPr><w:r><w:rPr><w:b/><w:bCs/><w:sz w:val="20"/><w:szCs w:val="20"/></w:rPr><w:t>Reasons</w:t></w:r></w:p></w:tc></w:tr><w:tr w:rsidR="00F40E91" w:rsidRPr="001E0C13" w14:paraId="02C06284" w14:textId="77777777" w:rsidTr="00B0592A"><w:trPr><w:trHeight w:val="424"/></w:trPr><w:tc><w:tcPr><w:tcW w:w="0" w:type="auto"/><w:tcBorders><w:top w:val="single" w:sz="4" w:space="0" w:color="auto"/><w:bottom w:val="single" w:sz="4" w:space="0" w:color="auto"/></w:tcBorders><w:tcMar><w:top w:w="60" w:type="dxa"/><w:left w:w="80" w:type="dxa"/><w:bottom w:w="60" w:type="dxa"/><w:right w:w="80" w:type="dxa"/></w:tcMar></w:tcPr><w:p w14:paraId="26307132" w14:textId="77777777" w:rsidR="00F40E91" w:rsidRPr="00CB0771" w:rsidRDefault="00A42790"><w:pPr><w:spacing w:after="40"/><w:rPr><w:i/><w:iCs/><w:sz w:val="20"/><w:szCs w:val="20"/></w:rPr></w:pPr><w:r><w:rPr><w:i/><w:iCs/><w:sz w:val="20"/><w:szCs w:val="20"/></w:rPr><w:t>Professional factors</w:t></w:r></w:p></w:tc><w:tc><w:tcPr><w:tcW w:w="0" w:type="auto"/><w:tcBorders><w:top w:val="single" w:sz="4" w:space="0" w:color="auto"/><w:bottom w:val="single" w:sz="4" w:space="0" w:color="auto"/></w:tcBorders><w:tcMar><w:top w:w="60" w:type="dxa"/><w:left w:w="80" w:type="dxa"/><w:bottom w:w="60" w:type="dxa"/><w:right w:w="80" w:type="dxa"/></w:tcMar></w:tcPr><w:p w14:paraId="2B73563E" w14:textId="77777777" w:rsidR="00F40E91" w:rsidRPr="00CB0771" w:rsidRDefault="00A42790"><w:pPr><w:spacing w:after="40"/><w:rPr><w:sz w:val="20"/><w:szCs w:val="20"/></w:rPr></w:pPr><w:r><w:rPr><w:sz w:val="20"/><w:szCs w:val="20"/></w:rPr><w:t>Loss of professional purpose; limited autonomy over the work; professional standing; exposure to parental complaint and legal risk</w:t></w:r></w:p></w:tc></w:tr><w:tr w:rsidR="00F40E91" w:rsidRPr="001E0C13" w14:paraId="260786D4" w14:textId="77777777" w:rsidTr="00B0592A"><w:trPr><w:trHeight w:val="429"/></w:trPr><w:tc><w:tcPr><w:tcW w:w="0" w:type="auto"/><w:tcBorders><w:top w:val="single" w:sz="4" w:space="0" w:color="auto"/><w:bottom w:val="single" w:sz="4" w:space="0" w:color="auto"/></w:tcBorders><w:tcMar><w:top w:w="60" w:type="dxa"/><w:left w:w="80" w:type="dxa"/><w:bottom w:w="60" w:type="dxa"/><w:right w:w="80" w:type="dxa"/></w:tcMar></w:tcPr><w:p w14:paraId="29901B33" w14:textId="77777777" w:rsidR="00F40E91" w:rsidRPr="00CB0771" w:rsidRDefault="00A42790"><w:pPr><w:spacing w:after="40"/><w:rPr><w:i/><w:iCs/><w:sz w:val="20"/><w:szCs w:val="20"/></w:rPr></w:pPr><w:r><w:rPr><w:i/><w:iCs/><w:sz w:val="20"/><w:szCs w:val="20"/></w:rPr><w:t>Working conditions</w:t></w:r></w:p></w:tc><w:tc><w:tcPr><w:tcW w:w="0" w:type="auto"/><w:tcBorders><w:top w:val="single" w:sz="4" w:space="0" w:color="auto"/><w:bottom w:val="single" w:sz="4" w:space="0" w:color="auto"/></w:tcBorders><w:tcMar><w:top w:w="60" w:type="dxa"/><w:left w:w="80" w:type="dxa"/><w:bottom w:w="60" w:type="dxa"/><w:right w:w="80" w:type="dxa"/></w:tcMar></w:tcPr><w:p w14:paraId="187044AE" w14:textId="77777777" w:rsidR="00F40E91" w:rsidRPr="00CB0771" w:rsidRDefault="00A42790"><w:pPr><w:spacing w:after="40"/><w:rPr><w:sz w:val="20"/><w:szCs w:val="20"/></w:rPr></w:pPr><w:r><w:rPr><w:sz w:val="20"/><w:szCs w:val="20"/></w:rPr><w:t>Hours and total workload; pupil behaviour and classroom discipline; administrative and documentation demands; limited access to reduced hours; burnout and exhaustion</w:t></w:r></w:p></w:tc></w:tr><w:tr w:rsidR="00F40E91" w:rsidRPr="001E0C13" w14:paraId="6186E1E2" w14:textId="77777777" w:rsidTr="00B0592A"><w:trPr><w:trHeight w:val="233"/></w:trPr><w:tc><w:tcPr><w:tcW w:w="0" w:type="auto"/><w:tcBorders><w:top w:val="single" w:sz="4" w:space="0" w:color="auto"/><w:bottom w:val="single" w:sz="4" w:space="0" w:color="auto"/></w:tcBorders><w:tcMar><w:top w:w="60" w:type="dxa"/><w:left w:w="80" w:type="dxa"/><w:bottom w:w="60" w:type="dxa"/><w:right w:w="80" w:type="dxa"/></w:tcMar></w:tcPr><w:p w14:paraId="09CC2EAA" w14:textId="77777777" w:rsidR="00F40E91" w:rsidRPr="00CB0771" w:rsidRDefault="00A42790"><w:pPr><w:spacing w:after="40"/><w:rPr><w:i/><w:iCs/><w:sz w:val="20"/><w:szCs w:val="20"/></w:rPr></w:pPr><w:r><w:rPr><w:i/><w:iCs/><w:sz w:val="20"/><w:szCs w:val="20"/></w:rPr><w:t>Organisational factors</w:t></w:r></w:p></w:tc><w:tc><w:tcPr><w:tcW w:w="0" w:type="auto"/><w:tcBorders><w:top w:val="single" w:sz="4" w:space="0" w:color="auto"/><w:bottom w:val="single" w:sz="4" w:space="0" w:color="auto"/></w:tcBorders><w:tcMar><w:top w:w="60" w:type="dxa"/><w:left w:w="80" w:type="dxa"/><w:bottom w:w="60" w:type="dxa"/><w:right w:w="80" w:type="dxa"/></w:tcMar></w:tcPr><w:p w14:paraId="7926D358" w14:textId="77777777" w:rsidR="00F40E91" w:rsidRPr="00CB0771" w:rsidRDefault="00A42790"><w:pPr><w:spacing w:after="40"/><w:rPr><w:sz w:val="20"/><w:szCs w:val="20"/></w:rPr></w:pPr><w:r><w:rPr><w:sz w:val="20"/><w:szCs w:val="20"/></w:rPr><w:t>School leadership; collegial support and team structure</w:t></w:r></w:p></w:tc></w:tr><w:tr w:rsidR="00F40E91" w:rsidRPr="001E0C13" w14:paraId="335B703D" w14:textId="77777777" w:rsidTr="00B0592A"><w:trPr><w:trHeight w:val="429"/></w:trPr><w:tc><w:tcPr><w:tcW w:w="0" w:type="auto"/><w:tcBorders><w:top w:val="single" w:sz="4" w:space="0" w:color="auto"/><w:bottom w:val="single" w:sz="4" w:space="0" w:color="auto"/></w:tcBorders><w:tcMar><w:top w:w="60" w:type="dxa"/><w:left w:w="80" w:type="dxa"/><w:bottom w:w="60" w:type="dxa"/><w:right w:w="80" w:type="dxa"/></w:tcMar></w:tcPr><w:p w14:paraId="0E949251" w14:textId="77777777" w:rsidR="00F40E91" w:rsidRPr="00CB0771" w:rsidRDefault="00A42790"><w:pPr><w:spacing w:after="40"/><w:rPr><w:i/><w:iCs/><w:sz w:val="20"/><w:szCs w:val="20"/></w:rPr></w:pPr><w:r><w:rPr><w:i/><w:iCs/><w:sz w:val="20"/><w:szCs w:val="20"/></w:rPr><w:t>Accountability and regulation</w:t></w:r></w:p></w:tc><w:tc><w:tcPr><w:tcW w:w="0" w:type="auto"/><w:tcBorders><w:top w:val="single" w:sz="4" w:space="0" w:color="auto"/><w:bottom w:val="single" w:sz="4" w:space="0" w:color="auto"/></w:tcBorders><w:tcMar><w:top w:w="60" w:type="dxa"/><w:left w:w="80" w:type="dxa"/><w:bottom w:w="60" w:type="dxa"/><w:right w:w="80" w:type="dxa"/></w:tcMar></w:tcPr><w:p w14:paraId="74BDE086" w14:textId="77777777" w:rsidR="00F40E91" w:rsidRPr="00CB0771" w:rsidRDefault="00A42790"><w:pPr><w:spacing w:after="40"/><w:rPr><w:sz w:val="20"/><w:szCs w:val="20"/></w:rPr></w:pPr><w:r><w:rPr><w:sz w:val="20"/><w:szCs w:val="20"/></w:rPr><w:t>External inspection and its consequences; certification and licensing requirements</w:t></w:r></w:p></w:tc></w:tr><w:tr w:rsidR="00F40E91" w:rsidRPr="001E0C13" w14:paraId="5A581155" w14:textId="77777777" w:rsidTr="00B0592A"><w:trPr><w:trHeight w:val="233"/></w:trPr><w:tc><w:tcPr><w:tcW w:w="0" w:type="auto"/><w:tcBorders><w:top w:val="single" w:sz="4" w:space="0" w:color="auto"/><w:bottom w:val="single" w:sz="4" w:space="0" w:color="auto"/></w:tcBorders><w:tcMar><w:top w:w="60" w:type="dxa"/><w:left w:w="80" w:type="dxa"/><w:bottom w:w="60" w:type="dxa"/><w:right w:w="80" w:type="dxa"/></w:tcMar></w:tcPr><w:p w14:paraId="55ED9BDE" w14:textId="77777777" w:rsidR="00F40E91" w:rsidRPr="00CB0771" w:rsidRDefault="00A42790"><w:pPr><w:spacing w:after="40"/><w:rPr><w:i/><w:iCs/><w:sz w:val="20"/><w:szCs w:val="20"/></w:rPr></w:pPr><w:r><w:rPr><w:i/><w:iCs/><w:sz w:val="20"/><w:szCs w:val="20"/></w:rPr><w:t>Financial factors</w:t></w:r></w:p></w:tc><w:tc><w:tcPr><w:tcW w:w="0" w:type="auto"/><w:tcBorders><w:top w:val="single" w:sz="4" w:space="0" w:color="auto"/><w:bottom w:val="single" w:sz="4" w:space="0" w:color="auto"/></w:tcBorders><w:tcMar><w:top w:w="60" w:type="dxa"/><w:left w:w="80" w:type="dxa"/><w:bottom w:w="60" w:type="dxa"/><w:right w:w="80" w:type="dxa"/></w:tcMar></w:tcPr><w:p w14:paraId="178166F9" w14:textId="77777777" w:rsidR="00F40E91" w:rsidRPr="00CB0771" w:rsidRDefault="00A42790"><w:pPr><w:spacing w:after="40"/><w:rPr><w:sz w:val="20"/><w:szCs w:val="20"/></w:rPr></w:pPr><w:r><w:rPr><w:sz w:val="20"/><w:szCs w:val="20"/></w:rPr><w:t>Salary relative to outside options; pension design and its timing incentives; contract insecurity</w:t></w:r></w:p></w:tc></w:tr><w:tr w:rsidR="00F40E91" w:rsidRPr="001E0C13" w14:paraId="4982CBB8" w14:textId="77777777" w:rsidTr="00B0592A"><w:trPr><w:trHeight w:val="424"/></w:trPr><w:tc><w:tcPr><w:tcW w:w="0" w:type="auto"/><w:tcBorders><w:top w:val="single" w:sz="4" w:space="0" w:color="auto"/><w:bottom w:val="single" w:sz="4" w:space="0" w:color="auto"/></w:tcBorders><w:tcMar><w:top w:w="60" w:type="dxa"/><w:left w:w="80" w:type="dxa"/><w:bottom w:w="60" w:type="dxa"/><w:right w:w="80" w:type="dxa"/></w:tcMar></w:tcPr><w:p w14:paraId="7F9DD087" w14:textId="77777777" w:rsidR="00F40E91" w:rsidRPr="00CB0771" w:rsidRDefault="00A42790"><w:pPr><w:spacing w:after="40"/><w:rPr><w:i/><w:iCs/><w:sz w:val="20"/><w:szCs w:val="20"/></w:rPr></w:pPr><w:r><w:rPr><w:i/><w:iCs/><w:sz w:val="20"/><w:szCs w:val="20"/></w:rPr><w:t>Personal and life-course factors</w:t></w:r></w:p></w:tc><w:tc><w:tcPr><w:tcW w:w="0" w:type="auto"/><w:tcBorders><w:top w:val="single" w:sz="4" w:space="0" w:color="auto"/></w:tcBorders><w:tcMar><w:top w:w="60" w:type="dxa"/><w:left w:w="80" w:type="dxa"/><w:bottom w:w="60" w:type="dxa"/><w:right w:w="80" w:type="dxa"/></w:tcMar></w:tcPr><w:p w14:paraId="6455C566" w14:textId="77777777" w:rsidR="00F40E91" w:rsidRPr="00CB0771" w:rsidRDefault="00A42790"><w:pPr><w:spacing w:after="40"/><w:rPr><w:sz w:val="20"/><w:szCs w:val="20"/></w:rPr></w:pPr><w:r><w:rPr><w:sz w:val="20"/><w:szCs w:val="20"/></w:rPr><w:t>Family formation and care; childbirth; health and incapacity; relocation and a partner's circumstances; retirement and career stage</w:t></w:r></w:p></w:tc></w:tr></w:tbl><w:p w14:paraId="39CE40BD" w14:textId="77777777" w:rsidR="00F40E91" w:rsidRDefault="00A42790"><w:pPr><w:spacing w:after="60" w:line="242" w:lineRule="auto"/><w:jc w:val="both"/></w:pPr><w:r><w:rPr><w:sz w:val="17"/><w:szCs w:val="17"/></w:rPr><w:t>Source: Authors' elaboration on the literature reviewed in this section.</w:t></w:r></w:p><w:p w14:paraId="7F3F1F93" w14:textId="77777777" w:rsidR="001E0C13" w:rsidRDefault="001E0C13"><w:pPr><w:spacing w:after="130" w:line="242" w:lineRule="auto"/><w:jc w:val="both"/><w:rPr><w:ins w:id="14" w:author="TORRES José Manuel, EDU/IMEP" w:date="2026-09-17T17:02:00Z" w16du:dateUtc="2026-09-17T15:02:00Z"/><w:color w:val="000000" w:themeColor="text1"/></w:rPr></w:pPr></w:p><w:p w14:paraId="3BEEBC89" w14:textId="77777777" w:rsidR="00B3332B" w:rsidRDefault="00000000"><w:pPr><w:pStyle w:val="Heading3"/><w:keepNext/></w:pPr><w:r><w:t>Working conditions</w:t></w:r></w:p><w:p w14:paraId="50C39CAD" w14:textId="76FCE1D6" w:rsidR="00B3332B" w:rsidRDefault="00CB0771"><w:pPr><w:spacing w:after="130" w:line="242" w:lineRule="auto"/><w:jc w:val="both"/></w:pPr><w:r><w:t>First, working conditions are the most frequently declared reason for intending to leave in international surveys. The area groups working hours and total workload, pupil behaviour and classroom discipline, class size, administrative demands and the burnout that accumulates when these run together. Workload is understood here as the total time that teaching requires, in the school and in preparation and marking outside it, rather than the hours stipulated by contract. According to TALIS 2024, one in four teachers across the OECD intends to leave the profession within five years, and teachers who report high levels of stress are almost twice as likely to declare that intention. That stress comes mainly from administrative work and marking, from keeping up with changing government requirements and from maintaining classroom discipline (OECD, 2025b).</w:t></w:r></w:p><w:p w14:paraId="331950EF" w14:textId="503EC301" w:rsidR="007E420F" w:rsidRDefault="00612BDD"><w:pPr><w:spacing w:after="130" w:line="242" w:lineRule="auto"/><w:jc w:val="both"/></w:pPr><w:r><w:t>The surveys that ask leavers about the motives of their decision point particularly to workload, which emerges as the most cited motive among those related to working conditions. Leaver surveys done in the Netherlands, Sweden and Australia are consistent in this respect, although assigning different weights to what workload implies. In the Netherlands, workload, stress and burden were named ahead of every other category by 47% of recent leavers, who described intense working days, little rest within them and recurrent overtime, and 80% of them declared that they could have been retained, most often with less workload or a smaller class (Van Casteren et al., 2023). In Sweden, workload and parental expectations also came first, followed by administrative tasks and the lack of control over one's own work (Statistics Sweden, 2023), while in Australia the intensification of workload ranked second, behind dissatisfaction with school leadership, which is examined later in this section (Brandenburg et al., 2024).</w:t></w:r></w:p><w:p w14:paraId="4347EF6C" w14:textId="5AFDE85B" w:rsidR="00BA211F" w:rsidRDefault="00725113"><w:pPr><w:spacing w:after="130" w:line="242" w:lineRule="auto"/><w:jc w:val="both"/></w:pPr><w:r><w:t xml:space="preserve">However, teachers do not work longer hours than comparable professionals, </w:t></w:r><w:ins w:id="15" w:author="Claude" w:date="2026-10-05T15:48:00Z"><w:r><w:t>when TALIS</w:t></w:r></w:ins><w:r><w:t xml:space="preserve"> 2024 responses are compared with those of similarly qualified workers in the Survey of Adult Skills (PIAAC), </w:t><w:lastRenderedPageBreak/><w:t>teachers report fewer weekly hours in 13 of 26 covered</w:t></w:r><w:ins w:id="16" w:author="Claude" w:date="2026-10-05T15:48:00Z"><w:r><w:t xml:space="preserve"> </w:t></w:r></w:ins><w:r><w:t xml:space="preserve">countries and no clear difference in another 11 (OECD, 2025b). Hence, the workload that teachers declare goes beyond the number of hours stipulated by contract and mainly reflects the intensity of the work, the preparation and administrative tasks carried out outside school hours, and the burden they perceive in the classroom. A great example is observed in England, where TALIS responses were linked to administrative registers of the school workforce, so actual departures could be observed. Teachers in schools with worse discipline were twice as likely to leave the profession while the number of hours teachers worked did not predict their departure </w:t></w:r><w:r><w:rPr><w:color w:val="0563C1"/></w:rPr><w:t>(</w:t></w:r><w:hyperlink w:anchor="Ref_SimsJerrim2020" w:history="1"><w:r><w:rPr><w:color w:val="0563C1"/></w:rPr><w:t>Sims and Jerrim, 2020</w:t></w:r></w:hyperlink><w:r><w:rPr><w:color w:val="0563C1"/></w:rPr><w:t>).</w:t></w:r></w:p><w:p w14:paraId="20204715" w14:textId="77777777" w:rsidR="00F72F5A" w:rsidRDefault="00000000"><w:pPr><w:spacing w:after="130" w:line="242" w:lineRule="auto"/><w:jc w:val="both"/><w:rPr><w:del w:id="18008" w:author="Claude" w:date="2026-10-07T09:38:20Z"/></w:rPr></w:pPr><w:commentRangeStart w:id="17"/><w:commentRangeStart w:id="22"/><w:del w:id="18007" w:author="Claude" w:date="2026-10-07T09:38:20Z"><w:r><w:delText>This is relevant for policies that aim to re-attract former teachers, because it points to what such policies should attend to, namely the discipline climate of the school where a returner is placed and the teaching load they are offered, which is the retention measure that leavers themselves most often name (Sims and Jerrim, 2020; Van Casteren et al., 2023). Considering, in addition, that teacher shortages tend to concentrate in disadvantaged or rural schools where the classroom climate is worst (Simon and Johnson, 2015; UNESCO, 2024), a former teacher placed in one of them on the strength of an incentive alone would meet precisely the conditions that drive departures. Since working conditions weigh on switchers and leavers alike, this applies to both profiles.</w:delText></w:r></w:del><w:commentRangeEnd w:id="22"/><w:commentRangeEnd w:id="17"/><w:r><w:rPr><w:rStyle w:val="CommentReference"/><w:sz w:val="23"/><w:szCs w:val="23"/></w:rPr><w:commentReference w:id="17"/></w:r><w:r><w:rPr><w:rStyle w:val="CommentReference"/></w:rPr><w:commentReference w:id="22"/></w:r></w:p><w:p><w:pPr><w:spacing w:after="130" w:line="242" w:lineRule="auto"/><w:jc w:val="both"/><w:rPr><w:ins w:id="18005" w:author="Claude" w:date="2026-10-07T09:38:20Z"/></w:rPr></w:pPr><w:ins w:id="18006" w:author="Claude" w:date="2026-10-07T09:38:20Z"><w:r><w:t xml:space="preserve">For policies that seek to re-attract former teachers, these findings carry two implications. The first is that the school and the teaching load offered to a returner are part of the policy, since the discipline climate of the school and the load are what drive departures, and a lighter load or a smaller class is the retention measure that leavers themselves most often name (Sims and Jerrim, 2020; Van Casteren et al., 2023). The second follows from the fact that shortages tend to concentrate in disadvantaged and rural schools, where the classroom climate is worst (Simon and Johnson, 2015; UNESCO, 2024): a former teacher sent back to one of these schools on the strength of an incentive alone would meet precisely the conditions that drive departures. Re-attraction is therefore better understood as an opportunity to make a better match between the returning teacher and the school than as a way of filling the hardest vacancies, and this applies to switchers and leavers alike, since working conditions weigh on both.</w:t></w:r></w:ins></w:p><w:p w14:paraId="12738D9D" w14:textId="77777777" w:rsidR="00B3332B" w:rsidRDefault="00000000"><w:pPr><w:pStyle w:val="Heading3"/><w:keepNext/></w:pPr><w:r><w:t>Organisational factors</w:t></w:r></w:p><w:p w14:paraId="68A1A9FF" w14:textId="77777777" w:rsidR="00F72F5A" w:rsidRDefault="00000000"><w:pPr><w:spacing w:after="130" w:line="242" w:lineRule="auto"/><w:jc w:val="both"/><w:rPr><w:del w:id="18012" w:author="Claude" w:date="2026-10-07T09:38:20Z"/></w:rPr></w:pPr><w:commentRangeStart w:id="18"/><w:commentRangeStart w:id="23"/><w:commentRangeStart w:id="19"/><w:commentRangeStart w:id="20"/><w:del w:id="18011" w:author="Claude" w:date="2026-10-07T09:38:20Z"><w:r><w:delText>Closely linked to the daily pressures of teaching, organisational factors cover the quality of school leadership, the structuring of collaborative time and the degree of support among colleagues. Among these, dissatisfaction with school leadership is one of the most frequently cited predictors of teacher departure (Boyd et al., 2011; Ladd, 2011; Simon and Johnson, 2015). Causal evidence on its effect is nonetheless scarce, since the quality of leadership is observed almost only through teachers' own perceptions, and teachers who are about to leave may judge their principals more harshly than those who stay, which would inflate the association. The studies that address this problem, by following the same schools over time or by linking teacher surveys to administrative records of actual departures, still find a substantial effect.</w:delText></w:r></w:del></w:p><w:p><w:pPr><w:spacing w:after="130" w:line="242" w:lineRule="auto"/><w:jc w:val="both"/><w:rPr><w:ins w:id="18009" w:author="Claude" w:date="2026-10-07T09:38:20Z"/></w:rPr></w:pPr><w:ins w:id="18010" w:author="Claude" w:date="2026-10-07T09:38:20Z"><w:r><w:t xml:space="preserve">Closely linked to the daily pressures of teaching, organisational factors cover the quality of school leadership, the structuring of collaborative time and the degree of support among colleagues. Among these, dissatisfaction with school leadership is one of the most frequently cited predictors of teacher departure (Boyd et al., 2011; Ladd, 2011; Simon and Johnson, 2015). Causal evidence is nonetheless scarce, because leadership is measured through the perceptions of the teachers themselves, and those who are about to leave may judge their principals more harshly than those who stay.</w:t></w:r></w:ins></w:p><w:commentRangeEnd w:id="23"/><w:commentRangeEnd w:id="18"/><w:p w14:paraId="32D0673D" w14:textId="77777777" w:rsidR="00F72F5A" w:rsidRDefault="00000000"><w:pPr><w:spacing w:after="130" w:line="242" w:lineRule="auto"/><w:jc w:val="both"/><w:rPr><w:del w:id="18016" w:author="Claude" w:date="2026-10-07T09:38:20Z"/></w:rPr></w:pPr><w:r><w:rPr><w:rStyle w:val="CommentReference"/><w:sz w:val="23"/><w:szCs w:val="23"/></w:rPr><w:commentReference w:id="18"/></w:r><w:r><w:rPr><w:rStyle w:val="CommentReference"/></w:rPr><w:commentReference w:id="23"/></w:r><w:commentRangeEnd w:id="19"/><w:r><w:rPr><w:rStyle w:val="CommentReference"/><w:sz w:val="23"/><w:szCs w:val="23"/></w:rPr><w:commentReference w:id="19"/></w:r><w:commentRangeEnd w:id="20"/><w:r><w:rPr><w:rStyle w:val="CommentReference"/><w:sz w:val="23"/><w:szCs w:val="23"/></w:rPr><w:commentReference w:id="20"/></w:r><w:del w:id="18015" w:author="Claude" w:date="2026-10-07T09:38:20Z"><w:r><w:delText>In New York, teachers' perceptions of their school administration were the strongest predictor of retention, outweighing other working conditions and student demographics (Boyd et al., 2011). In North Carolina, one standard deviation in a school leadership index lowers annual departures from the school by around 10% (Ladd, 2011), and in New York middle schools improvements in leadership, academic expectations, teacher relationships and safety lowered turnover by 25% (Kraft, Marinell and Shen-Wei Yee, 2016). Furthermore, the effect of principals appears to be largest precisely in disadvantaged schools, where an effective principal raises teacher satisfaction and lowers turnover more than elsewhere (Grissom, 2011).</w:delText></w:r></w:del></w:p><w:p><w:pPr><w:spacing w:after="130" w:line="242" w:lineRule="auto"/><w:jc w:val="both"/><w:rPr><w:ins w:id="18013" w:author="Claude" w:date="2026-10-07T09:38:20Z"/></w:rPr></w:pPr><w:ins w:id="18014" w:author="Claude" w:date="2026-10-07T09:38:20Z"><w:r><w:t xml:space="preserve">The studies that overcome this problem, by following the same schools over time or by linking teachers' answers to administrative records of actual departures, confirm that leadership matters in its own right. Where teachers perceive their school to be well led, turnover is substantially lower, even after accounting for the other working conditions and for the characteristics of the students, and when the leadership of a school improves, its turnover falls (Boyd et al., 2011; Ladd, 2011; Kraft, Marinell and Shen-Wei Yee, 2016). The effect is largest precisely in disadvantaged schools, where an effective principal makes the greatest difference to whether teachers stay (Grissom, 2011).</w:t></w:r></w:ins></w:p><w:p w14:paraId="6AFAC850" w14:textId="5F2D0206" w:rsidR="007E420F" w:rsidRDefault="00D503E3"><w:pPr><w:spacing w:after="130" w:line="242" w:lineRule="auto"/><w:jc w:val="both"/></w:pPr><w:r><w:t>Additionally, mentorship is another relevant organizational aspect, as it accelerates the pedagogical development of novice educators and mitigates the professional isolation common in early-career years</w:t></w:r><w:ins w:id="21" w:author="Claude" w:date="2026-10-05T15:48:00Z"><w:r><w:t>.</w:t></w:r></w:ins><w:r><w:t xml:space="preserve"> Across the OECD, however, only 26% of novice teachers had an assigned mentor in 2024, although four in five worked in schools that offer a mentoring programme (OECD, 2025b). Novice teachers who receive induction support are less likely to leave the profession (Nguyen et al., 2020), and precisely for this reason structured induction programmes have become one of the most common retention policies, with encouraging results where they have been evaluated. In England, for instance, the Early Career Framework, which entitles every new teacher to two years of mentoring, has increased retention within the original school (Walker et al., 2024). More broadly, collegial support and collaborative environments are consistently associated with lower intentions to leave (Johnson, Kraft and Papay, 2012; Simon and Johnson, 2015).</w:t></w:r></w:p><w:p w14:paraId="6D0D4F52" w14:textId="5BC7EEE2" w:rsidR="007E420F" w:rsidRDefault="00000000"><w:pPr><w:spacing w:after="130" w:line="242" w:lineRule="auto"/><w:jc w:val="both"/></w:pPr><w:r><w:t xml:space="preserve">For policies that seek to re-attract former teachers, organisational factors matter in two ways. The first concerns the school to which returners are sent, since leadership and collegial support are decisive for all three profiles and a teacher who returns to a school with weak leadership encounters the same conditions that produced the first departure. For this reason, the return process itself could include early contact between the returning teacher and the leadership of the receiving school, so that the match is assessed before the placement is made. The second concerns the contribution that retired teachers </w:t><w:lastRenderedPageBreak/><w:t>can make, since in systems where fewer than one in three novice teachers has a mentor, experienced returners can fill that gap, and the peer interaction they bring has been shown to improve the instruction of their colleagues (Papay et al., 2020; DeCesare et al., 2017).</w:t></w:r></w:p><w:p w14:paraId="3D29A35B" w14:textId="77777777" w:rsidR="00B3332B" w:rsidRDefault="00000000"><w:pPr><w:pStyle w:val="Heading3"/><w:keepNext/></w:pPr><w:r><w:t>Financial factors</w:t></w:r></w:p><w:p w14:paraId="016CBDB8" w14:textId="5FA9C465" w:rsidR="00B3332B" w:rsidRDefault="00E936DF"><w:pPr><w:spacing w:after="130" w:line="242" w:lineRule="auto"/><w:jc w:val="both"/></w:pPr><w:r><w:t>Thirdly, financial factors are the most extensively studied determinant of teacher retention. The area covers the salary relative to outside options, the design of pensions and the insecurity of contracts. From an economic perspective, retention depends on comparing teaching wages with the best alternative available outside. Because outside options vary by subject, qualification and local labour market, uniform pay scales produce very different exit rates across disciplines and regions. For most teachers the comparison is unfavourable. Actual primary teacher salaries average 83% of the earnings of tertiary-educated workers across the OECD, with large differences across countries (see Figure 2). Only four systems pay at or above parity, led by Portugal at 128% of the benchmark, while the United States registers the lowest ratio at 63% (OECD, 2025d).</w:t></w:r></w:p><w:p w14:paraId="62FFFA0B" w14:textId="054BDD7B" w:rsidR="00F40E91" w:rsidRPr="009E7410" w:rsidRDefault="00A42790"><w:pPr><w:spacing w:after="130" w:line="242" w:lineRule="auto"/><w:jc w:val="both"/><w:rPr><w:b/><w:bCs/></w:rPr></w:pPr><w:r><w:rPr><w:b/><w:bCs/></w:rPr><w:t>Figure 2. Teachers’ salary compared to other tertiary-educated workers earnings</w:t></w:r></w:p><w:p w14:paraId="11285CA1" w14:textId="77777777" w:rsidR="00F40E91" w:rsidRPr="009F6E3D" w:rsidRDefault="00A42790"><w:pPr><w:spacing w:before="80" w:after="80"/><w:jc w:val="center"/></w:pPr><w:r><w:rPr><w:noProof/></w:rPr><w:drawing><wp:inline distT="0" distB="0" distL="0" distR="0" wp14:anchorId="36192B22" wp14:editId="7F219127"><wp:extent cx="4095750" cy="2941834"/><wp:effectExtent l="0" t="0" r="0" b="0"/><wp:docPr id="1832888364" name="Picture 183288836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cNvPicPr><a:picLocks noChangeAspect="1" noChangeArrowheads="1"/></pic:cNvPicPr></pic:nvPicPr><pic:blipFill><a:blip r:embed="rId16"/><a:srcRect/><a:stretch><a:fillRect/></a:stretch></pic:blipFill><pic:spPr bwMode="auto"><a:xfrm><a:off x="0" y="0"/><a:ext cx="4102595" cy="2946751"/></a:xfrm><a:prstGeom prst="rect"><a:avLst/></a:prstGeom></pic:spPr></pic:pic></a:graphicData></a:graphic></wp:inline></w:drawing></w:r></w:p><w:p w14:paraId="54763DCA" w14:textId="77777777" w:rsidR="00F40E91" w:rsidRPr="009F6E3D" w:rsidRDefault="00A42790"><w:pPr><w:spacing w:after="60" w:line="242" w:lineRule="auto"/><w:jc w:val="both"/></w:pPr><w:r><w:rPr><w:sz w:val="17"/><w:szCs w:val="17"/></w:rPr><w:t>Note: Ratio of the average actual salary of full-time primary teachers in public institutions to the earnings of full-time tertiary-educated workers aged 25 to 64. Data refer to 2024 or the nearest available year.</w:t></w:r></w:p><w:p w14:paraId="3A75D3C4" w14:textId="76D50401" w:rsidR="00237103" w:rsidRDefault="00A42790" w:rsidP="00C7200F"><w:pPr><w:spacing w:after="60" w:line="242" w:lineRule="auto"/><w:jc w:val="both"/></w:pPr><w:r><w:rPr><w:sz w:val="17"/><w:szCs w:val="17"/></w:rPr><w:t xml:space="preserve">Source: </w:t></w:r><w:r><w:rPr><w:color w:val="0563C1"/><w:sz w:val="17"/><w:szCs w:val="17"/></w:rPr><w:t>OECD (2025d)</w:t></w:r><w:r><w:rPr><w:sz w:val="17"/><w:szCs w:val="17"/></w:rPr><w:t>, Education at a Glance 2025, Table D3.2.</w:t></w:r></w:p><w:p w14:paraId="786B5E35" w14:textId="35E46113" w:rsidR="007E420F" w:rsidRDefault="00000000"><w:pPr><w:spacing w:after="130" w:line="242" w:lineRule="auto"/><w:jc w:val="both"/></w:pPr><w:r><w:t>The causal evidence on the effect of teacher payments confirms that financial incentives are effective to retain teachers, and payments cut departures by 9% to 23% in Norway, England and North Carolina (Falch, 2011; Sims and Benhenda, 2022; Clotfelter et al., 2008). This evidence rests on a small number of studies exploiting policy discontinuities, and lead to three main conclusions. Financial incentives are effective when the payment is large and teachers are aware of their eligibility (Falch, 2011; Clotfelter et al., 2008); their effect is confined to the teachers they target and is negligible for the rest (Springer, Swain and Rodriguez, 2016); and one-off bonuses produce larger short-run effects than permanent increases, which indicates that the retention gain does not persist beyond the payment period (Feng and Sass, 2018; See et al., 2020).</w:t></w:r></w:p><w:p w14:paraId="2CE902A5" w14:textId="70B9C183" w:rsidR="007E420F" w:rsidRDefault="00000000"><w:pPr><w:spacing w:after="130" w:line="242" w:lineRule="auto"/><w:jc w:val="both"/></w:pPr><w:r><w:t>Moreover, pension rules also affect the decision to leave, since they set the retirement age and, along the teaching career, create incentives for retention depending on the pension system's rigidity. The retirement age generally falls between 62 and 67, averaging 64.7 for men and 63.9 for women across the OECD. It stands at 62 in Greece and Slovenia, at 67 in Australia, Denmark, Iceland, Israel, the Netherlands and Norway, and in between everywhere else (OECD, 2025f). In most schemes covering teachers, retiring before the age stipulated by law reduces the pension and retiring later marginally increases it, so retirement concentrates around that age</w:t></w:r><w:ins w:id="22" w:author="Claude" w:date="2026-10-07T07:47:00Z"><w:r><w:t xml:space="preserve"> (Baraton, Beffy and Fougère, 2011; Ni and </w:t><w:lastRenderedPageBreak/><w:t>Podgursky, 2016)</w:t></w:r></w:ins><w:r><w:t>. In addition, in many public-service schemes the pension is not freely compatible with a new salary, and retired teacher who returns sees the pension reduced or suspended once pension and salary together exceed a given threshold, which in practice excludes most retirees from teaching again unless a specific exception is made.</w:t></w:r></w:p><w:p w14:paraId="51703EE2" w14:textId="77777777" w:rsidR="00F72F5A" w:rsidRDefault="00000000"><w:pPr><w:spacing w:after="130" w:line="242" w:lineRule="auto"/><w:jc w:val="both"/></w:pPr><w:r><w:t>These rules matter because they shape the economic decisions that teachers take around retirement, and this phenomenon is closely related to the way pension entitlements accumulate. In defined-benefit schemes, where the pension is a share of the final salary that depends on years of service rather than on the contributions actually paid, most of the pension is earned in the final years before the full-pension age and little accrues after it, so one more year of work carries a substantial pension gain at 54 and almost nothing at 60 (Costrell and Podgursky, 2009). This is mostly the case across the civil-service teacher schemes of Europe and North America. Defined-contribution systems, where the pension depends on what has been contributed and on the return it has earned, as in Sweden or Australia, are instead close to actuarially neutral and spread retirements accordingly (OECD, 2025e). The available estimates of how much teachers value that deferred income present mixed results, with estimates running from about 20 cents per dollar of present value to near parity (Fitzpatrick, 2015; Ni, Podgursky and Wang, 2022), which suggests that the retention effect of pension rules depends as much on how well teachers understand them as on their actual generosity.</w:t></w:r></w:p><w:p w14:paraId="535F943A" w14:textId="799D96A1" w:rsidR="007E420F" w:rsidRDefault="00000000"><w:pPr><w:spacing w:after="130" w:line="242" w:lineRule="auto"/><w:jc w:val="both"/></w:pPr><w:r><w:t>For policies that seek to re-attract former teachers, these findings carry two implications. The first concerns retired teachers, for whom pension rules are the main obstacle to returning, the more flexibility a system offers them to teach again without losing their pension, and with the possibility of earning an additional income, the more effective it will be in re-attracting them, which is the logic behind several of the policies examined in Section 3. The second concerns switchers, for whom, as expected, better salaries increase the likelihood of returning. The causal evidence reviewed above nonetheless warns that pay alone retains teachers only while it is paid, so that keeping returners in the profession depends on the working and organisational conditions discussed in the previous areas rather than on the financial incentive that brought them back.</w:t></w:r></w:p><w:p w14:paraId="4FDADFB6" w14:textId="77777777" w:rsidR="00B3332B" w:rsidRDefault="00000000"><w:pPr><w:pStyle w:val="Heading3"/><w:keepNext/></w:pPr><w:r><w:t>Professional factors</w:t></w:r></w:p><w:p w14:paraId="1AC52E59" w14:textId="30A1DA00" w:rsidR="00B3332B" w:rsidRDefault="00AF0EE8"><w:pPr><w:spacing w:after="130" w:line="242" w:lineRule="auto"/><w:jc w:val="both"/></w:pPr><w:r><w:t xml:space="preserve">Fourth, professional factors group the motives related to the purpose, autonomy and standing of teaching. This area covers teachers who leave because they no longer find meaning in their work, who feel they have lost control over how to exercise it, or who perceive a deterioration in the standing of the profession, often linked to exposure to parental complaints and legal action. </w:t></w:r></w:p><w:p w14:paraId="649DB426" w14:textId="0DCC4A48" w:rsidR="007E420F" w:rsidRDefault="00000000"><w:pPr><w:spacing w:after="130" w:line="242" w:lineRule="auto"/><w:jc w:val="both"/></w:pPr><w:r><w:t>The available evidence consistently shows that these motives weigh on the decision to leave, both among teachers who intend to leave and among those who have already done so. In Finland a longitudinal survey that followed teachers over five years found that a lack of professional commitment was named persistently, above workload and interpersonal difficulties among teachers declaring an intention to leave the profession (Räsänen et al., 2020). In England teachers who intend to leave give more weight to the feeling that their views are not considered by policymakers than to wages (Department for Education, 2024b). Among actual leavers, the pattern remains consistent. In the United States, most switchers rate their new job above teaching in autonomy, influence and professional prestige, although not always in salary (NCES, 2014), and in the leaver surveys of the Netherlands and Sweden the lack of professional challenge and the limited control over one's own work rank among the leading motives, behind working conditions only (Van Casteren et al., 2023; Statistics Sweden, 2023).</w:t></w:r></w:p><w:p w14:paraId="1115047A" w14:textId="70690735" w:rsidR="007E420F" w:rsidRDefault="00000000"><w:pPr><w:spacing w:after="130" w:line="242" w:lineRule="auto"/><w:jc w:val="both"/></w:pPr><w:r><w:t>Moreover, the apparent decline in the perceived standing of the profession is not only a problem for those who decide to leave. Across the OECD, only 26% of teachers feel that their profession is valued in society, and those who do are over 10% less likely to intend to leave within five years (OECD, 2020; OECD, 2025b). Taken together, the evidence points to recognition and professional purpose as decisive in the leaving decision, consistent with teaching remaining one of the most vocational career choices. This matters for policies that seek to bring former teachers back, and particularly switchers, who are the ones who found elsewhere the autonomy and standing they missed, since it highlights the importance of recognising their previous service, of offering roles that make use of their experience and of initiatives that increase their participation in decisions about their own work.</w:t></w:r></w:p><w:p w14:paraId="0CF64BCF" w14:textId="77777777" w:rsidR="00B3332B" w:rsidRDefault="00000000"><w:pPr><w:pStyle w:val="Heading3"/><w:keepNext/></w:pPr><w:r><w:lastRenderedPageBreak/><w:t>Personal and life-course factors</w:t></w:r></w:p><w:p w14:paraId="23F89D30" w14:textId="6B528C4A" w:rsidR="001C2F77" w:rsidRDefault="001C2F77"><w:pPr><w:spacing w:after="130" w:line="242" w:lineRule="auto"/><w:jc w:val="both"/></w:pPr><w:r><w:t xml:space="preserve">Fifth, personal and life-course factors drive a substantial share of departures and, unlike the preceding areas, originate entirely outside the school, which makes them the least predictable from an institutional perspective and the least responsive to standard administrative aspects. Along the teaching career, the leaving rate exhibits a pronounced U-shape, concentrated among novice teachers during early-career sorting and among late-career teachers approaching retirement, with a stable middle phase (Nguyen et al., 2020). Figure 3 shows this profile for the United States and separates the two exit routes behind it. </w:t></w:r></w:p><w:p w14:paraId="423B2D32" w14:textId="77777777" w:rsidR="007E420F" w:rsidRDefault="00000000"><w:pPr><w:keepNext/><w:spacing w:after="130" w:line="242" w:lineRule="auto"/><w:jc w:val="both"/></w:pPr><w:r><w:rPr><w:b/><w:bCs/></w:rPr><w:t>Figure 3. The age profile of leaving teaching in the United States, by exit route</w:t></w:r></w:p><w:p w14:paraId="7341BF9D" w14:textId="77777777" w:rsidR="007E420F" w:rsidRDefault="00000000"><w:pPr><w:keepNext/><w:spacing w:after="60"/><w:jc w:val="center"/></w:pPr><w:r><w:rPr><w:noProof/></w:rPr><w:drawing><wp:inline distT="0" distB="0" distL="0" distR="0" wp14:anchorId="2205D49A" wp14:editId="54B9CAD2"><wp:extent cx="5760720" cy="1920240"/><wp:effectExtent l="0" t="0" r="0" b="0"/><wp:docPr id="78" name="Figure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image4.png"/><pic:cNvPicPr/></pic:nvPicPr><pic:blipFill><a:blip r:embed="rId17"/><a:stretch><a:fillRect/></a:stretch></pic:blipFill><pic:spPr><a:xfrm><a:off x="0" y="0"/><a:ext cx="5760720" cy="1920240"/></a:xfrm><a:prstGeom prst="rect"><a:avLst/></a:prstGeom></pic:spPr></pic:pic></a:graphicData></a:graphic></wp:inline></w:drawing></w:r></w:p><w:p w14:paraId="0880CAA2" w14:textId="77777777" w:rsidR="00F72F5A" w:rsidRDefault="00000000"><w:pPr><w:spacing w:after="130" w:line="200" w:lineRule="auto"/><w:jc w:val="both"/></w:pPr><w:r><w:rPr><w:sz w:val="17"/><w:szCs w:val="17"/></w:rPr><w:t xml:space="preserve">Note: </w:t></w:r><w:r><w:rPr><w:sz w:val="15"/><w:szCs w:val="15"/></w:rPr><w:t>Predicted probabilities of leaving teaching within twelve months, by age, from probit models estimated on Current Population Survey data (March supplements) for college-graduate teachers observed between 2015 and 2024. Each panel comes from a separate model, with age entered as a quadratic, year effects, and the other covariates held at their sample means. Left: leaving teaching by any route; centre: moving to another occupation; right: leaving the labour force. Exits to unemployment are the residual route and are not shown, so the two right panels do not sum exactly to the left one. Shaded bands are 95% confidence intervals. Authors' calculations.</w:t></w:r></w:p><w:p w14:paraId="0F1B50B4" w14:textId="7EEF19C5" w:rsidR="001C2F77" w:rsidRDefault="001C2F77" w:rsidP="001C2F77"><w:pPr><w:spacing w:after="130" w:line="242" w:lineRule="auto"/><w:jc w:val="both"/></w:pPr><w:r><w:t>The early peak is driven by switchers, since the probability of moving to another occupation is highest among the youngest teachers and declines steadily with age, as novice teachers leave for further study, family formation or alternative employment while the quality of their match with the profession is still being revealed (Guarino, Santibañez and Daley, 2006). The late peak is driven by leavers, whose probability of withdrawing from the labour force rises sharply after the age of 55 in response to the retirement incentives just examined (Costrell and Podgursky, 2009).</w:t></w:r></w:p><w:p w14:paraId="06CCC497" w14:textId="77777777" w:rsidR="009440C7" w:rsidRDefault="00000000"><w:pPr><w:spacing w:after="130" w:line="242" w:lineRule="auto"/><w:jc w:val="both"/></w:pPr><w:r><w:t xml:space="preserve">The teaching workforce is predominantly female, at around seven in ten lower secondary teachers across the OECD (OECD, 2025b). The events of family life weigh on it with particular force, and the birth of a child is the best documented of these motives. In England, where the workforce census follows teachers after maternity leave, between 17% and 20% of those who return leave the profession within a year, doubling the rate of comparable teachers, and women aged 30 to 39 form the largest group among leavers (Department for Education, 2023). Similarly in the United States and Sweden the same event has long driven female exits (Stinebrickner, 2002). </w:t></w:r></w:p><w:p w14:paraId="77A48BB5" w14:textId="39F80603" w:rsidR="007E420F" w:rsidRDefault="009440C7"><w:pPr><w:spacing w:after="130" w:line="242" w:lineRule="auto"/><w:jc w:val="both"/></w:pPr><w:r><w:t>However, childbirth is only the most visible of a broader set of family and health circumstances that lead teachers to withdraw from the labour market, and the leaver surveys that record them show that these circumstances weigh as much as childbirth itself. Personal life reasons, covering health, childcare and the care of relatives, form the most important non-retirement motive among American voluntary leavers, at 15% (NCES, 2024), and the difficulty of combining work and family is named by 15% of Swedish leavers (Statistics Sweden, 2023).</w:t></w:r></w:p><w:p w14:paraId="7C14C454" w14:textId="560E295C" w:rsidR="00F72F5A" w:rsidRDefault="00000000"><w:pPr><w:spacing w:after="130" w:line="242" w:lineRule="auto"/><w:jc w:val="both"/></w:pPr><w:r><w:t xml:space="preserve">This matters for policies that seek to bring former teachers back, since those who left over a birth or a family obligation did not leave over the conditions of the school, and the constraint behind the exit tends to ease with time. The evidence nonetheless suggests that their return does not follows on its own when the family circumstances that generated the leaving decision have ceased, only a minority of those who leave come back (Grissom and Reininger, 2012; Moyer, 2022). Flexibility therefore emerges as the central lever for this profile. Part-time and phased returns, predictable timetables and placements compatible with care responsibilities improve re-entry in general and, above all, facilitate the return of those who leave temporarily.</w:t></w:r></w:p><w:p w14:paraId="5C2134AC" w14:textId="77777777" w:rsidR="00B3332B" w:rsidRDefault="00000000"><w:pPr><w:pStyle w:val="Heading3"/><w:keepNext/></w:pPr><w:r><w:lastRenderedPageBreak/><w:t>Accountability and regulation</w:t></w:r></w:p><w:p w14:paraId="196E32FB" w14:textId="3CC8165B" w:rsidR="009440C7" w:rsidRDefault="009440C7"><w:pPr><w:spacing w:after="130" w:line="242" w:lineRule="auto"/><w:jc w:val="both"/></w:pPr><w:r><w:t xml:space="preserve">Finally, accountability and regulation group the motives related to external teacher evaluation and to statutory licensing rules. In general, the evaluation of teachers can be divided into internal evaluations, carried out by the school's own leadership, and external evaluation, carried out by a public body, usually a national or regional inspection regulated by education ministries or equivalent authorities. The internal revisions are common, since 64% of teachers across the OECD work in schools where the principal evaluates every teacher at least once a year and 51% in schools where other members of the management team do so, most often on the basis of classroom observation (OECD, 2020). </w:t></w:r></w:p><w:p w14:paraId="11A013CD" w14:textId="12E00740" w:rsidR="007E420F" w:rsidRDefault="00352A8B"><w:pPr><w:spacing w:after="130" w:line="242" w:lineRule="auto"/><w:jc w:val="both"/></w:pPr><w:r><w:t>Beyond evaluation, maintaining a valid teaching license requires meeting specific regulatory obligations that vary by country, typically taking the form of mandatory periodic training or documented evidence of continued classroom practice. The obligation consists either of completing training, which ranges from 8 hours a year in Luxembourg to 35 in Scotland and from three to five days in Belgium, Finland, Cyprus, Lithuania and Slovenia (European Commission/EACEA/Eurydice, 2021), or of a minimum amount of teaching, such as 20 days a year in Australia or two years of classroom practice in New Zealand (Victorian Institute of Teaching, 2025; Teaching Council of Aotearoa New Zealand, 2016).</w:t></w:r></w:p><w:p w14:paraId="45245AAB" w14:textId="77777777" w:rsidR="007E420F" w:rsidRDefault="00000000"><w:pPr><w:spacing w:after="130" w:line="242" w:lineRule="auto"/><w:jc w:val="both"/></w:pPr><w:r><w:t>However, what matters for leavers is the additional time and work these obligations imply, since nearly half report that evaluation in their school is carried out merely to fulfil administrative requirements, without producing feedback they can use, and 54% that their mandatory training competes with their working schedule (OECD, 2020). The importance of accountability and regulation motives is nonetheless minor compared to other determinants of leaving, since even if test-based accountability does elevate stress and turnover intentions (Ryan et al., 2017), it ranks below affective commitment, burnout and job satisfaction (Gundlach, Slemp and Hattie, 2024).</w:t></w:r></w:p><w:p w14:paraId="1EB718A2" w14:textId="77777777" w:rsidR="007E420F" w:rsidRDefault="00000000"><w:pPr><w:spacing w:after="130" w:line="242" w:lineRule="auto"/><w:jc w:val="both"/></w:pPr><w:r><w:t>For policies aiming to re-attract former teachers, this suggests that the cost of re-certification deserves particular attention. Licensing requirements rarely drive fully qualified teachers out of the profession, although teachers who entered without full certification do leave at higher rates (Redding and Smith, 2016), but they become a real barrier at the moment of return, since a lapsed licence must be renewed and the cost and the isolation that teachers face in navigating the process deter re-entry and reduce retention once back. This concerns all three profiles and argues for keeping such burdens as low as regulatory purposes allow.</w:t></w:r></w:p><w:p w14:paraId="43BCBCC8" w14:textId="1B25AA23" w:rsidR="00F72F5A" w:rsidRDefault="00000000"><w:pPr><w:spacing w:after="130" w:line="242" w:lineRule="auto"/><w:jc w:val="both"/></w:pPr><w:r><w:t>Not all these motives have been studied with the same intensity, and their relative importance cannot be compared perfectly across studies. The best basis for doing so comes from the two meta-analyses used throughout this section, which together pool several hundred studies of teacher turnover and estimate the weight of each antecedent for intentions as well as for observed departures (Nguyen et al., 2020; Gundlach, Slemp and Hattie, 2024). Both point to working conditions and the organisational features of the school as the most consistent determinants of leaving, above financial incentives, accountability and personal characteristics. Teachers exposed to high workload, stress and weak organisational support are substantially more likely to leave, while pay and regulation, although relevant, have smaller effects. This does not make personal motives secondary for every teacher. It means that the conditions under which teaching takes place are the main institutional margin through which systems can influence retention.</w:t></w:r></w:p><w:p w14:paraId="7B3BB586" w14:textId="6D0D6C45" w:rsidR="00B3332B" w:rsidRDefault="00000000"><w:pPr><w:spacing w:after="130" w:line="242" w:lineRule="auto"/><w:jc w:val="both"/></w:pPr><w:r><w:t xml:space="preserve">This distinction matters for policies that aim to re-attract former teachers. Bringing a teacher back without changing the conditions under which they left risks reproducing the same decision later on. Re-entry policies should therefore be understood not only as a way to reduce the cost of returning, but as an opportunity to improve the match between teachers and schools, a manageable load, supportive leadership and colleagues, adequate classroom conditions and, where the exit was personal, the flexibility to combine teaching with family responsibilities. The relevant question is not simply how to make former teachers return, but whether the system can offer them a different set of conditions once they do. </w:t></w:r></w:p><w:p w14:paraId="3CAFCC97" w14:textId="77777777" w:rsidR="00B3332B" w:rsidRDefault="00B3332B"/><w:tbl><w:tblPr><w:tblW w:w="5000" w:type="pct"/><w:tblBorders><w:top w:val="single" w:sz="12" w:space="0" w:color="1F4D78"/><w:left w:val="nil"/><w:bottom w:val="single" w:sz="12" w:space="0" w:color="1F4D78"/><w:right w:val="nil"/></w:tblBorders><w:tblCellMar><w:top w:w="120" w:type="dxa"/><w:left w:w="200" w:type="dxa"/><w:bottom w:w="120" w:type="dxa"/><w:right w:w="200" w:type="dxa"/></w:tblCellMar><w:tblLook w:val="0000" w:firstRow="0" w:lastRow="0" w:firstColumn="0" w:lastColumn="0" w:noHBand="0" w:noVBand="0"/></w:tblPr><w:tblGrid><w:gridCol w:w="9072"/></w:tblGrid><w:tr w:rsidR="00B3332B" w14:paraId="5BF43A3F" w14:textId="77777777"><w:trPr><w:cantSplit/></w:trPr><w:tc><w:tcPr><w:tcW w:w="5000" w:type="pct"/><w:shd w:val="clear" w:color="auto" w:fill="E8EEF4"/></w:tcPr><w:p w14:paraId="3F48A0E3" w14:textId="77777777" w:rsidR="00B3332B" w:rsidRDefault="00000000"><w:pPr><w:keepNext/><w:spacing w:before="60" w:after="120"/></w:pPr><w:r><w:rPr><w:b/><w:bCs/><w:color w:val="1F4D78"/><w:sz w:val="24"/><w:szCs w:val="24"/></w:rPr><w:lastRenderedPageBreak/><w:t>Box 1. What the reasons for leaving teach us about re-attracting former teachers</w:t></w:r></w:p><w:p w14:paraId="6050EABF" w14:textId="77777777" w:rsidR="00B3332B" w:rsidRDefault="00000000"><w:pPr><w:spacing w:after="100"/><w:jc w:val="both"/></w:pPr><w:r><w:rPr><w:sz w:val="21"/><w:szCs w:val="21"/></w:rPr><w:t>Each reason for leaving points to a profile of former teachers and to a lever for bringing them back.</w:t></w:r></w:p><w:p w14:paraId="1B4A89C4" w14:textId="77777777" w:rsidR="00B3332B" w:rsidRDefault="00000000"><w:pPr><w:spacing w:after="100"/><w:jc w:val="both"/></w:pPr><w:r><w:rPr><w:b/><w:bCs/><w:sz w:val="21"/><w:szCs w:val="21"/></w:rPr><w:t xml:space="preserve">Working conditions. </w:t></w:r><w:r><w:rPr><w:i/><w:iCs/><w:sz w:val="21"/><w:szCs w:val="21"/></w:rPr><w:t xml:space="preserve">Switchers and leavers. </w:t></w:r><w:r><w:rPr><w:sz w:val="21"/><w:szCs w:val="21"/></w:rPr><w:t>What drives departures is the climate of the classroom more than the hours worked. Because shortages concentrate in the schools where that climate is worst, a returner placed there on the strength of an incentive alone is likely to leave again. The school a returner is placed in and the teaching load they are offered are part of the policy.</w:t></w:r></w:p><w:p w14:paraId="1593D8A8" w14:textId="77777777" w:rsidR="00B3332B" w:rsidRDefault="00000000"><w:pPr><w:spacing w:after="100"/><w:jc w:val="both"/></w:pPr><w:r><w:rPr><w:b/><w:bCs/><w:sz w:val="21"/><w:szCs w:val="21"/></w:rPr><w:t xml:space="preserve">Organisational factors. </w:t></w:r><w:r><w:rPr><w:i/><w:iCs/><w:sz w:val="21"/><w:szCs w:val="21"/></w:rPr><w:t xml:space="preserve">All profiles. </w:t></w:r><w:r><w:rPr><w:sz w:val="21"/><w:szCs w:val="21"/></w:rPr><w:t>Supportive leadership and collegial support are the most consistent predictors of staying, so returners should go to schools where they exist. Retired teachers can also supply what is missing: only one in four novice teachers has a mentor, and mentoring is the organisational lever with the clearest effect on early-career retention.</w:t></w:r></w:p><w:p w14:paraId="63EB5E33" w14:textId="77777777" w:rsidR="00B3332B" w:rsidRDefault="00000000"><w:pPr><w:spacing w:after="100"/><w:jc w:val="both"/></w:pPr><w:r><w:rPr><w:b/><w:bCs/><w:sz w:val="21"/><w:szCs w:val="21"/></w:rPr><w:t xml:space="preserve">Financial factors. </w:t></w:r><w:r><w:rPr><w:i/><w:iCs/><w:sz w:val="21"/><w:szCs w:val="21"/></w:rPr><w:t xml:space="preserve">Switchers and retired teachers. </w:t></w:r><w:r><w:rPr><w:sz w:val="21"/><w:szCs w:val="21"/></w:rPr><w:t>Pay brings teachers back and keeps them only for as long as it is paid. For retired teachers the binding constraint is not the salary but the pension rules that penalise working after retirement; removing those penalties costs little and acts directly on the largest reserve of experienced teachers.</w:t></w:r></w:p><w:p w14:paraId="5789BB12" w14:textId="77777777" w:rsidR="00B3332B" w:rsidRDefault="00000000"><w:pPr><w:spacing w:after="100"/><w:jc w:val="both"/></w:pPr><w:r><w:rPr><w:b/><w:bCs/><w:sz w:val="21"/><w:szCs w:val="21"/></w:rPr><w:t xml:space="preserve">Professional factors. </w:t></w:r><w:r><w:rPr><w:i/><w:iCs/><w:sz w:val="21"/><w:szCs w:val="21"/></w:rPr><w:t xml:space="preserve">Mainly switchers. </w:t></w:r><w:r><w:rPr><w:sz w:val="21"/><w:szCs w:val="21"/></w:rPr><w:t>Those who leave for another job rate it above teaching in autonomy, influence and standing, more than in pay. Bringing them back means recognising their previous service, offering roles that use their experience and giving them a say in decisions about their own work.</w:t></w:r></w:p><w:p w14:paraId="59DA74A2" w14:textId="77777777" w:rsidR="00B3332B" w:rsidRDefault="00000000"><w:pPr><w:spacing w:after="100"/><w:jc w:val="both"/></w:pPr><w:r><w:rPr><w:b/><w:bCs/><w:sz w:val="21"/><w:szCs w:val="21"/></w:rPr><w:t xml:space="preserve">Personal and life-course factors. </w:t></w:r><w:r><w:rPr><w:i/><w:iCs/><w:sz w:val="21"/><w:szCs w:val="21"/></w:rPr><w:t xml:space="preserve">Mainly leavers. </w:t></w:r><w:r><w:rPr><w:sz w:val="21"/><w:szCs w:val="21"/></w:rPr><w:t>Those who left over a birth, care or health did not leave over the school, and the constraint often eases with time. Yet they no longer return on their own: only about one in five does. They respond to flexibility, through part-time and phased returns, predictable timetables and placements compatible with care, and to being asked.</w:t></w:r></w:p><w:p w14:paraId="2CB9558D" w14:textId="77777777" w:rsidR="00B3332B" w:rsidRDefault="00000000"><w:pPr><w:spacing w:after="100"/><w:jc w:val="both"/></w:pPr><w:r><w:rPr><w:b/><w:bCs/><w:sz w:val="21"/><w:szCs w:val="21"/></w:rPr><w:t xml:space="preserve">Accountability and regulation. </w:t></w:r><w:r><w:rPr><w:i/><w:iCs/><w:sz w:val="21"/><w:szCs w:val="21"/></w:rPr><w:t xml:space="preserve">Minor as a reason for leaving, decisive for re-entry. </w:t></w:r><w:r><w:rPr><w:sz w:val="21"/><w:szCs w:val="21"/></w:rPr><w:t>Licensing and training obligations rarely drive qualified teachers out, but a lapsed licence must be renewed, and the cost and complexity of doing so deter those considering a return. Re-certification should be as light as its purpose allows.</w:t></w:r></w:p><w:p w14:paraId="1FA34BEE" w14:textId="77777777" w:rsidR="007E420F" w:rsidRDefault="00000000"><w:pPr><w:spacing w:after="60"/><w:jc w:val="both"/></w:pPr><w:r><w:rPr><w:b/><w:bCs/><w:sz w:val="21"/><w:szCs w:val="21"/></w:rPr><w:t xml:space="preserve">Overall. </w:t></w:r><w:r><w:rPr><w:sz w:val="21"/><w:szCs w:val="21"/></w:rPr><w:t>Working conditions and the organisation of the school outweigh pay, regulation and personal characteristics as reasons for leaving. The conditions a former teacher returns to therefore matter as much as the incentive that brings them back, and a policy driven only by shortages, which places returners in the hardest schools, risks reproducing the first departure. Seen in this light, re-entry policies are also an opportunity to improve the match between teachers and schools, through the workload, the leadership, the collegial environment, the classroom conditions and the flexibility that returners are offered.</w:t></w:r></w:p></w:tc></w:tr></w:tbl><w:p w14:paraId="436B58AE" w14:textId="77777777" w:rsidR="00B3332B" w:rsidRDefault="00B3332B"/><w:p w14:paraId="60439B55" w14:textId="77777777" w:rsidR="00D80668" w:rsidRDefault="00D80668"><w:pPr><w:spacing w:after="130" w:line="242" w:lineRule="auto"/><w:jc w:val="both"/></w:pPr></w:p><w:p w14:paraId="5C0C8892" w14:textId="77777777" w:rsidR="00F40E91" w:rsidRDefault="00A42790"><w:pPr><w:pStyle w:val="Heading1"/><w:pageBreakBefore/><w:spacing w:after="220"/></w:pPr><w:bookmarkStart w:id="23" w:name="_Toc239235958"/><w:r><w:rPr><w:b/><w:bCs/><w:color w:val="04629A"/><w:sz w:val="30"/><w:szCs w:val="30"/></w:rPr><w:lastRenderedPageBreak/><w:t>3. The policies</w:t></w:r><w:bookmarkEnd w:id="23"/></w:p><w:p w14:paraId="67E040FF" w14:textId="77777777" w:rsidR="00F40E91" w:rsidRPr="008D1818" w:rsidRDefault="00A42790"><w:pPr><w:spacing w:after="130" w:line="242" w:lineRule="auto"/><w:jc w:val="both"/><w:rPr><w:color w:val="FF0000"/></w:rPr></w:pPr><w:r><w:rPr><w:color w:val="FF0000"/></w:rPr><w:t>My proposed labeling/characterization of initiatives and policies is the following:</w:t></w:r></w:p><w:p w14:paraId="74015494" w14:textId="42169EC6" w:rsidR="00F40E91" w:rsidRPr="008D1818" w:rsidRDefault="00A42790" w:rsidP="008D1818"><w:pPr><w:pStyle w:val="ListParagraph"/><w:numPr><w:ilvl w:val="0"/><w:numId w:val="2"/></w:numPr><w:spacing w:after="70"/><w:rPr><w:color w:val="FF0000"/></w:rPr></w:pPr><w:r><w:rPr><w:color w:val="FF0000"/><w:sz w:val="20"/><w:szCs w:val="20"/></w:rPr><w:t>Financial incentives</w:t></w:r></w:p><w:p w14:paraId="7216A381" w14:textId="6BBB15B6" w:rsidR="00F40E91" w:rsidRPr="008D1818" w:rsidRDefault="00A42790" w:rsidP="008D1818"><w:pPr><w:pStyle w:val="ListParagraph"/><w:numPr><w:ilvl w:val="0"/><w:numId w:val="2"/></w:numPr><w:spacing w:after="70"/><w:rPr><w:color w:val="FF0000"/></w:rPr></w:pPr><w:r><w:rPr><w:color w:val="FF0000"/><w:sz w:val="20"/><w:szCs w:val="20"/></w:rPr><w:t>Information &amp; nudges</w:t></w:r></w:p><w:p w14:paraId="698B81E0" w14:textId="08ABF52F" w:rsidR="00F40E91" w:rsidRPr="008D1818" w:rsidRDefault="00A42790" w:rsidP="008D1818"><w:pPr><w:pStyle w:val="ListParagraph"/><w:numPr><w:ilvl w:val="0"/><w:numId w:val="2"/></w:numPr><w:spacing w:after="70"/><w:rPr><w:color w:val="FF0000"/></w:rPr></w:pPr><w:r><w:rPr><w:color w:val="FF0000"/><w:sz w:val="20"/><w:szCs w:val="20"/></w:rPr><w:t>Support &amp; training</w:t></w:r></w:p><w:p w14:paraId="3DF1A8F8" w14:textId="77777777" w:rsidR="008D1818" w:rsidRPr="008D1818" w:rsidRDefault="00A42790" w:rsidP="008D1818"><w:pPr><w:pStyle w:val="ListParagraph"/><w:numPr><w:ilvl w:val="0"/><w:numId w:val="2"/></w:numPr><w:spacing w:after="70"/><w:rPr><w:color w:val="FF0000"/></w:rPr></w:pPr><w:r><w:rPr><w:color w:val="FF0000"/><w:sz w:val="20"/><w:szCs w:val="20"/></w:rPr><w:t>Flexible positions</w:t></w:r></w:p><w:p w14:paraId="7B17B1F5" w14:textId="61636A4B" w:rsidR="00F40E91" w:rsidRPr="008D1818" w:rsidRDefault="00A42790" w:rsidP="008D1818"><w:pPr><w:pStyle w:val="ListParagraph"/><w:numPr><w:ilvl w:val="0"/><w:numId w:val="2"/></w:numPr><w:spacing w:after="70"/><w:rPr><w:color w:val="FF0000"/></w:rPr></w:pPr><w:r><w:rPr><w:color w:val="FF0000"/><w:sz w:val="20"/><w:szCs w:val="20"/></w:rPr><w:t>Flexible re-certification</w:t></w:r></w:p><w:p w14:paraId="57130E3F" w14:textId="77777777" w:rsidR="00F40E91" w:rsidRDefault="00A42790"><w:pPr><w:pStyle w:val="Heading1"/><w:pageBreakBefore/><w:spacing w:after="220"/></w:pPr><w:bookmarkStart w:id="24" w:name="_Toc239235959"/><w:r><w:rPr><w:b/><w:bCs/><w:color w:val="04629A"/><w:sz w:val="30"/><w:szCs w:val="30"/></w:rPr><w:lastRenderedPageBreak/><w:t>4. Conclusions</w:t></w:r><w:bookmarkEnd w:id="24"/></w:p><w:p w14:paraId="111665AD" w14:textId="77777777" w:rsidR="00F40E91" w:rsidRDefault="00A42790"><w:pPr><w:pStyle w:val="Heading2"/><w:spacing w:before="200" w:after="120"/></w:pPr><w:bookmarkStart w:id="25" w:name="_Toc239235960"/><w:r><w:rPr><w:b/><w:bCs/><w:color w:val="04629A"/><w:sz w:val="25"/><w:szCs w:val="25"/></w:rPr><w:t>References</w:t></w:r><w:bookmarkEnd w:id="25"/></w:p><w:p w14:paraId="234748B5" w14:textId="77777777" w:rsidR="00F40E91" w:rsidRDefault="00A42790"><w:pPr><w:spacing w:after="70"/><w:ind w:left="280" w:hanging="280"/></w:pPr><w:r><w:rPr><w:sz w:val="20"/><w:szCs w:val="20"/></w:rPr><w:t>Adermon, A. and L. Laun (2018), *Bristyrken i offentlig verksamhet* [Shortage occupations in the public sector], IFAU Rapport 2018:19, Institutet för arbetsmarknads- och utbildningspolitisk utvärdering, Uppsala, https://www.ifau.se/globalassets/pdf/se/2018/r-2018-19-bristyrken-i-offentlig-verksamhet.pdf.</w:t></w:r></w:p><w:p w14:paraId="00BD1DB3" w14:textId="77777777" w:rsidR="00F40E91" w:rsidRDefault="00A42790"><w:pPr><w:spacing w:after="70"/><w:ind w:left="280" w:hanging="280"/></w:pPr><w:r><w:rPr><w:sz w:val="20"/><w:szCs w:val="20"/></w:rPr><w:t>Adnot, M., T. Dee, V. Katz and J. Wyckoff (2017), &quot;Teacher turnover, teacher quality, and student achievement in DCPS&quot;, *Educational Evaluation and Policy Analysis*, Vol. 39/1, pp. 54-76, https://doi.org/10.3102/0162373716663646.</w:t></w:r></w:p><w:p w14:paraId="2E3BA2E8" w14:textId="77777777" w:rsidR="00F40E91" w:rsidRDefault="00A42790"><w:pPr><w:spacing w:after="70"/><w:ind w:left="280" w:hanging="280"/></w:pPr><w:r><w:rPr><w:sz w:val="20"/><w:szCs w:val="20"/></w:rPr><w:t>Aldeman, C. and S. Yi (2025), &quot;Are teachers abandoning teaching? Data show teacher turnover remains low&quot;, *Education Next*, 18 December 2025, https://www.educationnext.org/are-teachers-abandoning-teaching-data-show-teacher-turnover-remains-low/.</w:t></w:r></w:p><w:p w14:paraId="40E564A4" w14:textId="77777777" w:rsidR="00F40E91" w:rsidRPr="00F15A52" w:rsidRDefault="00A42790"><w:pPr><w:spacing w:after="70"/><w:ind w:left="280" w:hanging="280"/><w:rPr><w:lang w:val="fr-FR"/></w:rPr></w:pPr><w:r><w:rPr><w:sz w:val="20"/><w:szCs w:val="20"/><w:lang w:val="fr-FR"/></w:rPr><w:t>Baraton, M., M. Beffy and D. Fougère (2011), &quot;Une évaluation de l'effet de la réforme de 2003 sur les départs en retraite : Le cas des enseignants du second degré public&quot;, *Économie et Statistique*, No. 441-442, pp. 55-78, https://doi.org/10.3406/estat.2011.9615.</w:t></w:r></w:p><w:p w14:paraId="0835E43B" w14:textId="77777777" w:rsidR="00B3332B" w:rsidRDefault="00000000"><w:pPr><w:spacing w:after="70"/><w:ind w:left="280" w:hanging="280"/><w:rPr></w:ins></w:p><w:p w14:paraId="3B52B08F" w14:textId="77777777" w:rsidR="00F40E91" w:rsidRDefault="00A42790"><w:pPr><w:spacing w:after="70"/><w:ind w:left="280" w:hanging="280"/></w:pPr><w:r><w:rPr><w:sz w:val="20"/><w:szCs w:val="20"/></w:rPr><w:t>Björnsdóttir, A. and B. Hansen (2024), study of teacher retention and departure in Iceland using Statistics Iceland register data 1998-2020, *Netla — Veftímarit um uppeldi og menntun*, Reykjavik. [Full bibliographic details to be completed before publication.]</w:t></w:r></w:p><w:p w14:paraId="6E4C34A4" w14:textId="77777777" w:rsidR="00F40E91" w:rsidRDefault="00A42790"><w:pPr><w:spacing w:after="70"/><w:ind w:left="280" w:hanging="280"/></w:pPr><w:r><w:rPr><w:sz w:val="20"/><w:szCs w:val="20"/></w:rPr><w:t>Boyd, D. et al. (2011), &quot;The influence of school administrators on teacher retention decisions&quot;, *American Educational Research Journal*, Vol. 48/2, pp. 303-333, https://doi.org/10.3102/0002831210380788.</w:t></w:r></w:p><w:p w14:paraId="7C8C577C" w14:textId="77777777" w:rsidR="00F40E91" w:rsidRDefault="00A42790"><w:pPr><w:spacing w:after="70"/><w:ind w:left="280" w:hanging="280"/></w:pPr><w:r><w:rPr><w:sz w:val="20"/><w:szCs w:val="20"/></w:rPr><w:t>Brandenburg, R. et al. (2024), &quot;'I left the teaching profession... and this is what I am doing now': A national study of teacher attrition&quot;, *The Australian Educational Researcher*, Vol. 51, pp. 2381-2400, https://doi.org/10.1007/s13384-024-00697-1.</w:t></w:r></w:p><w:p w14:paraId="2F051D12" w14:textId="77777777" w:rsidR="00F40E91" w:rsidRDefault="00A42790"><w:pPr><w:spacing w:after="70"/><w:ind w:left="280" w:hanging="280"/></w:pPr><w:r><w:rPr><w:sz w:val="20"/><w:szCs w:val="20"/></w:rPr><w:t>Brummet, Q., E. K. Penner, N. Pharris-Ciurej and S. R. Porter (2024), &quot;The earnings and labor market trajectories of teachers who leave the profession&quot;, *Educational Evaluation and Policy Analysis*, Vol. 47/2, pp. 503-531, https://doi.org/10.3102/01623737241227906.</w:t></w:r></w:p><w:p w14:paraId="7238FA1A" w14:textId="77777777" w:rsidR="00F40E91" w:rsidRDefault="00A42790"><w:pPr><w:spacing w:after="70"/><w:ind w:left="280" w:hanging="280"/></w:pPr><w:r><w:rPr><w:sz w:val="20"/><w:szCs w:val="20"/></w:rPr><w:t>Buckley, J. and S. Griselda (2025), *Who Stays, Who Goes? A New Look at Teacher Attrition Using Administrative Data*, e61 Institute Research Note, Sydney, https://e61.in/who-stays-who-goes-a-new-look-at-teacher-attrition-using-administrative-data/.</w:t></w:r></w:p><w:p w14:paraId="0EDFAAFD" w14:textId="77777777" w:rsidR="00F40E91" w:rsidRDefault="00A42790"><w:pPr><w:spacing w:after="70"/><w:ind w:left="280" w:hanging="280"/></w:pPr><w:r><w:rPr><w:sz w:val="20"/><w:szCs w:val="20"/></w:rPr><w:t>Carver-Thomas, D. and L. Darling-Hammond (2019), &quot;The trouble with teacher turnover: How teacher attrition affects students and schools&quot;, *Education Policy Analysis Archives*, Vol. 27/36, https://doi.org/10.14507/epaa.27.3699.</w:t></w:r></w:p><w:p w14:paraId="35AF62FC" w14:textId="77777777" w:rsidR="00F40E91" w:rsidRDefault="00A42790"><w:pPr><w:spacing w:after="70"/><w:ind w:left="280" w:hanging="280"/></w:pPr><w:r><w:rPr><w:sz w:val="20"/><w:szCs w:val="20"/></w:rPr><w:t>CBS (2023), *Werken in het onderwijs: Deeltijd en voltijd*, Centraal Bureau voor de Statistiek, The Hague, https://www.cbs.nl/.</w:t></w:r></w:p><w:p w14:paraId="2475246E" w14:textId="77777777" w:rsidR="00F40E91" w:rsidRDefault="00A42790"><w:pPr><w:spacing w:after="70"/><w:ind w:left="280" w:hanging="280"/></w:pPr><w:r><w:rPr><w:sz w:val="20"/><w:szCs w:val="20"/></w:rPr><w:t>CBS Israel (2023), *Teaching Staff Leaving the Education System*, Central Bureau of Statistics, Jerusalem, https://www.cbs.gov.il/. [Full bibliographic details to be completed before publication.]</w:t></w:r></w:p><w:p w14:paraId="3D03635B" w14:textId="77777777" w:rsidR="00F40E91" w:rsidRDefault="00A42790"><w:pPr><w:spacing w:after="70"/><w:ind w:left="280" w:hanging="280"/></w:pPr><w:r><w:rPr><w:sz w:val="20"/><w:szCs w:val="20"/></w:rPr><w:t>Chingos, M. M. and M. R. West (2012), &quot;Do more effective teachers earn more outside the classroom?&quot;, *Education Finance and Policy*, Vol. 7/1, pp. 8-43, https://doi.org/10.1162/EDFP_a_00052.</w:t></w:r></w:p><w:p w14:paraId="27EA653C" w14:textId="77777777" w:rsidR="00F40E91" w:rsidRDefault="00A42790"><w:pPr><w:spacing w:after="70"/><w:ind w:left="280" w:hanging="280"/></w:pPr><w:r><w:rPr><w:sz w:val="20"/><w:szCs w:val="20"/></w:rPr><w:t>Clotfelter, C., E. Glennie, H. Ladd and J. Vigdor (2008), &quot;Would higher salaries keep teachers in high-poverty schools? Evidence from a policy intervention in North Carolina&quot;, *Journal of Public Economics*, Vol. 92/5-6, pp. 1352-1370, https://doi.org/10.1016/j.jpubeco.2007.07.003.</w:t></w:r></w:p><w:p w14:paraId="663A832A" w14:textId="77777777" w:rsidR="00F40E91" w:rsidRDefault="00A42790"><w:pPr><w:spacing w:after="70"/><w:ind w:left="280" w:hanging="280"/></w:pPr><w:r><w:rPr><w:sz w:val="20"/><w:szCs w:val="20"/></w:rPr><w:t>Costrell, R. M. and M. Podgursky (2009), &quot;Peaks, cliffs, and valleys: The peculiar incentives in teacher retirement systems and their consequences for school staffing&quot;, *Education Finance and Policy*, Vol. 4/2, pp. 175-211, https://doi.org/10.1162/edfp.2009.4.2.175.</w:t></w:r></w:p><w:p w14:paraId="6DC6D053" w14:textId="77777777" w:rsidR="00F40E91" w:rsidRDefault="00A42790"><w:pPr><w:spacing w:after="70"/><w:ind w:left="280" w:hanging="280"/></w:pPr><w:r><w:rPr><w:sz w:val="20"/><w:szCs w:val="20"/></w:rPr><w:t>Cuervo, H. and E. Vera-Toscano (2025), &quot;Teacher attrition in Australia: Evidence of labour market and wage outcomes from longitudinal data&quot;, *Australian Journal of Education*, https://doi.org/10.1177/00049441251341603.</w:t></w:r></w:p><w:p w14:paraId="7F32F9D5" w14:textId="77777777" w:rsidR="00F40E91" w:rsidRDefault="00A42790"><w:pPr><w:spacing w:after="70"/><w:ind w:left="280" w:hanging="280"/></w:pPr><w:r><w:rPr><w:sz w:val="20"/><w:szCs w:val="20"/></w:rPr><w:lastRenderedPageBreak/><w:t>DeCesare, D., A. McClelland and B. Randel (2017), *Impacts of the Retired Mentors for New Teachers Program*, REL 2017-225, Regional Educational Laboratory Central, Institute of Education Sciences, U.S. Department of Education, Washington, DC, https://ies.ed.gov/ncee/edlabs.</w:t></w:r></w:p><w:p w14:paraId="61A75FFB" w14:textId="77777777" w:rsidR="00F40E91" w:rsidRDefault="00A42790"><w:pPr><w:spacing w:after="70"/><w:ind w:left="280" w:hanging="280"/></w:pPr><w:r><w:rPr><w:sz w:val="20"/><w:szCs w:val="20"/></w:rPr><w:t>Department for Education (2023), *School Workforce in England: Ad Hoc Statistics on Maternity Leave and Returns*, Department for Education, London. [Release to be verified before publication.]</w:t></w:r></w:p><w:p w14:paraId="6D1A06E8" w14:textId="77777777" w:rsidR="00F40E91" w:rsidRDefault="00A42790"><w:pPr><w:spacing w:after="70"/><w:ind w:left="280" w:hanging="280"/></w:pPr><w:r><w:rPr><w:sz w:val="20"/><w:szCs w:val="20"/></w:rPr><w:t>Department for Education (2024a), *School Workforce in England: Reporting Year 2023*, National Statistics, London, https://explore-education-statistics.service.gov.uk/find-statistics/school-workforce-in-england.</w:t></w:r></w:p><w:p w14:paraId="1A87F39C" w14:textId="77777777" w:rsidR="00F40E91" w:rsidRDefault="00A42790"><w:pPr><w:spacing w:after="70"/><w:ind w:left="280" w:hanging="280"/></w:pPr><w:r><w:rPr><w:sz w:val="20"/><w:szCs w:val="20"/></w:rPr><w:t>Department for Education (2024b), *Working Lives of Teachers and Leaders: Wave 3 and Wave 4 Reports*, Department for Education, London, https://www.gov.uk/government/publications/working-lives-of-teachers-and-leaders.</w:t></w:r></w:p><w:p w14:paraId="6C996EED" w14:textId="77777777" w:rsidR="00F40E91" w:rsidRDefault="00A42790"><w:pPr><w:spacing w:after="70"/><w:ind w:left="280" w:hanging="280"/></w:pPr><w:r><w:rPr><w:sz w:val="20"/><w:szCs w:val="20"/></w:rPr><w:t>Destatis (2024), *Schuljahr 2023/24: 43,1% der Lehrkräfte arbeiteten in Teilzeit*, Statistisches Bundesamt, Wiesbaden, https://www.destatis.de/.</w:t></w:r></w:p><w:p w14:paraId="55417055" w14:textId="77777777" w:rsidR="00F40E91" w:rsidRDefault="00A42790"><w:pPr><w:spacing w:after="70"/><w:ind w:left="280" w:hanging="280"/></w:pPr><w:r><w:rPr><w:sz w:val="20"/><w:szCs w:val="20"/></w:rPr><w:t>Doan, S., E. D. Steiner, R. Pandey and A. Woo (2023), *Teacher Well-Being and Intentions to Leave: Findings from the 2023 State of the American Teacher Survey*, RR-A1108-8, RAND Corporation, Santa Monica, CA, https://www.rand.org/pubs/research_reports/RRA1108-8.html.</w:t></w:r></w:p><w:p w14:paraId="4A7F5EFF" w14:textId="77777777" w:rsidR="00F40E91" w:rsidRDefault="00A42790"><w:pPr><w:spacing w:after="70"/><w:ind w:left="280" w:hanging="280"/></w:pPr><w:r><w:rPr><w:sz w:val="20"/><w:szCs w:val="20"/></w:rPr><w:t>Education Counts (2025), *Teacher Turnover*, New Zealand Ministry of Education, Wellington, https://www.educationcounts.govt.nz/statistics/teacher-turnover.</w:t></w:r></w:p><w:p w14:paraId="168156D2" w14:textId="77777777" w:rsidR="00B3332B" w:rsidRDefault="00000000"><w:pPr><w:spacing w:after="70"/><w:ind w:left="280" w:hanging="280"/><w:rPr></w:rPr></w:pPr><w:r><w:rPr><w:sz w:val="20"/><w:szCs w:val="20"/></w:rPr><w:t xml:space="preserve">European Commission/EACEA/Eurydice (2021), </w:t></w:r><w:r><w:rPr><w:i/><w:iCs/><w:sz w:val="20"/><w:szCs w:val="20"/></w:rPr><w:t>Teachers in Europe: Careers, Development and Well-being</w:t></w:r><w:r><w:rPr><w:sz w:val="20"/><w:szCs w:val="20"/></w:rPr><w:t>, Eurydice Report, Publications Office of the European Union, Luxembourg.</w:t></w:r></w:p><w:p w14:paraId="136C289E" w14:textId="77777777" w:rsidR="00F40E91" w:rsidRDefault="00A42790"><w:pPr><w:spacing w:after="70"/><w:ind w:left="280" w:hanging="280"/></w:pPr><w:r><w:rPr><w:sz w:val="20"/><w:szCs w:val="20"/></w:rPr><w:t>Falch, T. (2011), &quot;Teacher mobility responses to wage changes: Evidence from a quasi-natural experiment&quot;, *American Economic Review*, Vol. 101/3, pp. 460-465, https://doi.org/10.1257/aer.101.3.460.</w:t></w:r></w:p><w:p w14:paraId="7AEC7048" w14:textId="77777777" w:rsidR="00B3332B" w:rsidRDefault="00000000"><w:pPr><w:spacing w:after="70"/><w:ind w:left="280" w:hanging="280"/><w:rPr></w:rPr></w:pPr><w:r><w:rPr><w:sz w:val="20"/><w:szCs w:val="20"/></w:rPr><w:t xml:space="preserve">Feng, L. and T. R. Sass (2018), &quot;The impact of incentives to recruit and retain teachers in &quot;hard-to-staff&quot; subjects&quot;, </w:t></w:r><w:r><w:rPr><w:i/><w:iCs/><w:sz w:val="20"/><w:szCs w:val="20"/></w:rPr><w:t>Journal of Policy Analysis and Management</w:t></w:r><w:r><w:rPr><w:sz w:val="20"/><w:szCs w:val="20"/></w:rPr><w:t>, Vol. 37/1, pp. 112-135.</w:t></w:r></w:p><w:p w14:paraId="375EEFEB" w14:textId="77777777" w:rsidR="00F40E91" w:rsidRDefault="00A42790"><w:pPr><w:spacing w:after="70"/><w:ind w:left="280" w:hanging="280"/></w:pPr><w:r><w:rPr><w:sz w:val="20"/><w:szCs w:val="20"/></w:rPr><w:t>Fitzpatrick, M. D. (2015), &quot;How much are public school teachers willing to pay for their retirement benefits?&quot;, *American Economic Journal: Economic Policy*, Vol. 7/4, pp. 165-188, https://doi.org/10.1257/pol.20140087.</w:t></w:r></w:p><w:p w14:paraId="5026DEE4" w14:textId="77777777" w:rsidR="00F40E91" w:rsidRPr="00F15A52" w:rsidRDefault="00A42790"><w:pPr><w:spacing w:after="70"/><w:ind w:left="280" w:hanging="280"/><w:rPr><w:lang w:val="es-CL"/></w:rPr></w:pPr><w:r><w:rPr><w:sz w:val="20"/><w:szCs w:val="20"/><w:lang w:val="es-CL"/></w:rPr><w:t>Government of Spain (2015), *Real Decreto Legislativo 5/2015, de 30 de octubre, por el que se aprueba el texto refundido de la Ley del Estatuto Básico del Empleado Público*, Articles 49 and 89, Boletín Oficial del Estado, Madrid, https://www.boe.es/eli/es/rdlg/2015/10/30/5/con.</w:t></w:r></w:p><w:p w14:paraId="7E41A678" w14:textId="77777777" w:rsidR="00F40E91" w:rsidRPr="00F15A52" w:rsidRDefault="00A42790"><w:pPr><w:spacing w:after="70"/><w:ind w:left="280" w:hanging="280"/><w:rPr><w:lang w:val="es-CL"/></w:rPr></w:pPr><w:r><w:rPr><w:sz w:val="20"/><w:szCs w:val="20"/><w:lang w:val="es-CL"/></w:rPr><w:t>Government of Spain (2025), *Real Decreto-ley 9/2025, de 29 de julio, por el que se amplía el permiso por nacimiento y cuidado del menor*, Boletín Oficial del Estado, Madrid.</w:t></w:r></w:p><w:p w14:paraId="5B9C6A9F" w14:textId="77777777" w:rsidR="00B3332B" w:rsidRDefault="00000000"><w:pPr><w:spacing w:after="70"/><w:ind w:left="280" w:hanging="280"/></w:pPr><w:r><w:rPr><w:sz w:val="20"/><w:szCs w:val="20"/></w:rPr><w:t xml:space="preserve">Grissom, J. A. (2011), &quot;Can good principals keep teachers in disadvantaged schools? Linking principal effectiveness to teacher satisfaction and turnover in hard-to-staff environments&quot;, </w:t></w:r><w:r><w:rPr><w:i/><w:iCs/><w:sz w:val="20"/><w:szCs w:val="20"/></w:rPr><w:t>Teachers College Record</w:t></w:r><w:r><w:rPr><w:sz w:val="20"/><w:szCs w:val="20"/></w:rPr><w:t>, Vol. 113/11, pp. 2552-2585.</w:t></w:r></w:p><w:p w14:paraId="1AB34854" w14:textId="77777777" w:rsidR="00B3332B" w:rsidRDefault="00000000"><w:pPr><w:spacing w:after="70"/><w:ind w:left="280" w:hanging="280"/></w:pPr><w:r><w:rPr><w:sz w:val="20"/><w:szCs w:val="20"/></w:rPr><w:t xml:space="preserve">Grissom, J. A. and M. Reininger (2012), &quot;Who comes back? A longitudinal analysis of the reentry behavior of exiting teachers&quot;, </w:t></w:r><w:r><w:rPr><w:i/><w:iCs/><w:sz w:val="20"/><w:szCs w:val="20"/></w:rPr><w:t>Education Finance and Policy</w:t></w:r><w:r><w:rPr><w:sz w:val="20"/><w:szCs w:val="20"/></w:rPr><w:t>, Vol. 7/4, pp. 425-454, https://doi.org/10.1162/EDFP_a_00075.</w:t></w:r></w:p><w:p w14:paraId="379C3B09" w14:textId="77777777" w:rsidR="00F40E91" w:rsidRDefault="00A42790"><w:pPr><w:spacing w:after="70"/><w:ind w:left="280" w:hanging="280"/></w:pPr><w:r><w:rPr><w:sz w:val="20"/><w:szCs w:val="20"/></w:rPr><w:t>Guarino, C. M., L. Santibañez and G. A. Daley (2006), &quot;Teacher recruitment and retention: A review of the recent empirical literature&quot;, *Review of Educational Research*, Vol. 76/2, pp. 173-208, https://doi.org/10.3102/00346543076002173.</w:t></w:r></w:p><w:p w14:paraId="7F91A268" w14:textId="77777777" w:rsidR="00F40E91" w:rsidRDefault="00A42790"><w:pPr><w:spacing w:after="70"/><w:ind w:left="280" w:hanging="280"/></w:pPr><w:r><w:rPr><w:sz w:val="20"/><w:szCs w:val="20"/></w:rPr><w:t>Gundlach, H. A. D., G. R. Slemp and J. Hattie (2024), &quot;A meta-analysis of the antecedents of teacher turnover and retention&quot;, *Educational Research Review*, Vol. 44, 100606, https://doi.org/10.1016/j.edurev.2024.100606.</w:t></w:r></w:p><w:p w14:paraId="11105D54" w14:textId="77777777" w:rsidR="00F40E91" w:rsidRDefault="00A42790"><w:pPr><w:spacing w:after="70"/><w:ind w:left="280" w:hanging="280"/></w:pPr><w:r><w:rPr><w:sz w:val="20"/><w:szCs w:val="20"/></w:rPr><w:t>Harris, D. N. and S. J. Adams (2007), &quot;Understanding the level and causes of teacher turnover: A comparison with other professions&quot;, *Economics of Education Review*, Vol. 26/3, pp. 325-337, https://doi.org/10.1016/j.econedurev.2005.09.007.</w:t></w:r></w:p><w:p w14:paraId="3BD92892" w14:textId="77777777" w:rsidR="00F40E91" w:rsidRDefault="00A42790"><w:pPr><w:spacing w:after="70"/><w:ind w:left="280" w:hanging="280"/></w:pPr><w:r><w:rPr><w:sz w:val="20"/><w:szCs w:val="20"/></w:rPr><w:t>Hulme, M. et al. (2026), &quot;Teacher turnover in Scotland: Reluctant leavers, downscaling, and the limits of voluntary exit&quot;, *Oxford Review of Education*, https://doi.org/10.1080/03054985.2026.2709882.</w:t></w:r></w:p><w:p w14:paraId="6AEA8DF0" w14:textId="77777777" w:rsidR="00B3332B" w:rsidRDefault="00000000"><w:pPr><w:spacing w:after="70"/><w:ind w:left="280" w:hanging="280"/></w:pPr><w:r><w:rPr><w:sz w:val="20"/><w:szCs w:val="20"/></w:rPr><w:t xml:space="preserve">Johnson, S. M., M. A. Kraft and J. P. Papay (2012), &quot;How context matters in high-need schools: The effects of teachers' working conditions on their professional satisfaction and their students' achievement&quot;, </w:t></w:r><w:r><w:rPr><w:i/><w:iCs/><w:sz w:val="20"/><w:szCs w:val="20"/></w:rPr><w:t>Teachers College Record</w:t></w:r><w:r><w:rPr><w:sz w:val="20"/><w:szCs w:val="20"/></w:rPr><w:t>, Vol. 114/10, pp. 1-39.</w:t></w:r></w:p><w:p w14:paraId="14F646B4" w14:textId="77777777" w:rsidR="00F40E91" w:rsidRDefault="00A42790"><w:pPr><w:spacing w:after="70"/><w:ind w:left="280" w:hanging="280"/></w:pPr><w:r><w:rPr><w:sz w:val="20"/><w:szCs w:val="20"/></w:rPr><w:t>KEDI (2023), *Survey Evidence on Teacher Attrition and the Infringement of Teachers' Rights*, Korean Educational Development Institute, Jincheon. [Full bibliographic details to be completed before publication.]</w:t></w:r></w:p><w:p w14:paraId="5D7544F5" w14:textId="77777777" w:rsidR="00F40E91" w:rsidRDefault="00A42790"><w:pPr><w:spacing w:after="70"/><w:ind w:left="280" w:hanging="280"/></w:pPr><w:r><w:rPr><w:sz w:val="20"/><w:szCs w:val="20"/></w:rPr><w:lastRenderedPageBreak/><w:t>Koedel, C. and P. B. Xiang (2017), &quot;Pension enhancements and the retention of public employees&quot;, *ILR Review*, Vol. 70/2, pp. 519-551, https://doi.org/10.1177/0019793916650452.</w:t></w:r></w:p><w:p w14:paraId="76E34C55" w14:textId="77777777" w:rsidR="00F40E91" w:rsidRDefault="00A42790"><w:pPr><w:spacing w:after="70"/><w:ind w:left="280" w:hanging="280"/></w:pPr><w:r><w:rPr><w:sz w:val="20"/><w:szCs w:val="20"/></w:rPr><w:t>Kraft, M. A., W. H. Marinell and D. Shen-Wei Yee (2016), &quot;School organizational contexts, teacher turnover, and student achievement: Evidence from panel data&quot;, *American Educational Research Journal*, Vol. 53/5, pp. 1411-1449, https://doi.org/10.3102/0002831216667478.</w:t></w:r></w:p><w:p w14:paraId="43541EB5" w14:textId="77777777" w:rsidR="00B3332B" w:rsidRDefault="00000000"><w:pPr><w:spacing w:after="70"/><w:ind w:left="280" w:hanging="280"/></w:pPr><w:r><w:rPr><w:sz w:val="20"/><w:szCs w:val="20"/></w:rPr><w:t xml:space="preserve">Ladd, H. F. (2011), &quot;Teachers' perceptions of their working conditions: How predictive of planned and actual teacher movement?&quot;, </w:t></w:r><w:r><w:rPr><w:i/><w:iCs/><w:sz w:val="20"/><w:szCs w:val="20"/></w:rPr><w:t>Educational Evaluation and Policy Analysis</w:t></w:r><w:r><w:rPr><w:sz w:val="20"/><w:szCs w:val="20"/></w:rPr><w:t>, Vol. 33/2, pp. 235-261.</w:t></w:r></w:p><w:p w14:paraId="08F45736" w14:textId="77777777" w:rsidR="00F40E91" w:rsidRDefault="00A42790"><w:pPr><w:spacing w:after="70"/><w:ind w:left="280" w:hanging="280"/></w:pPr><w:r><w:rPr><w:sz w:val="20"/><w:szCs w:val="20"/></w:rPr><w:t>Lindsay, J., N. Gnedko-Berry and C. Wan (2021), *Michigan Teachers Who Are Not Teaching: Who Are They, and What Would Motivate Them to Teach?*, REL 2021-076, Regional Educational Laboratory Midwest, Institute of Education Sciences, Washington, DC, https://ies.ed.gov/ncee/edlabs/projects/project.asp?projectID=4592.</w:t></w:r></w:p><w:p w14:paraId="20C26FB0" w14:textId="77777777" w:rsidR="00F40E91" w:rsidRDefault="00A42790"><w:pPr><w:spacing w:after="70"/><w:ind w:left="280" w:hanging="280"/></w:pPr><w:r><w:rPr><w:sz w:val="20"/><w:szCs w:val="20"/></w:rPr><w:t>Madigan, D. J. and L. E. Kim (2021), &quot;Towards an understanding of teacher attrition: A meta-analysis of burnout, job satisfaction, and teachers' intentions to quit&quot;, *Teaching and Teacher Education*, Vol. 105, 103425, https://doi.org/10.1016/j.tate.2021.103425.</w:t></w:r></w:p><w:p w14:paraId="5AF35FB9" w14:textId="77777777" w:rsidR="00F40E91" w:rsidRDefault="00A42790"><w:pPr><w:spacing w:after="70"/><w:ind w:left="280" w:hanging="280"/></w:pPr><w:r><w:rPr><w:sz w:val="20"/><w:szCs w:val="20"/></w:rPr><w:t>Montizaan, R., F. Cörvers and A. de Grip (2010), &quot;The effects of pension rights and retirement age on training participation: Evidence from a natural experiment&quot;, *Labour Economics*, Vol. 17/1, pp. 240-247, https://doi.org/10.1016/j.labeco.2009.09.002.</w:t></w:r></w:p><w:p w14:paraId="45AC1406" w14:textId="77777777" w:rsidR="00F40E91" w:rsidRDefault="00A42790"><w:pPr><w:spacing w:after="70"/><w:ind w:left="280" w:hanging="280"/></w:pPr><w:r><w:rPr><w:sz w:val="20"/><w:szCs w:val="20"/></w:rPr><w:t>National Council on Teacher Quality (2026), *Paid Parental Leave for Teachers: State and District Policies*, NCTQ, Washington, DC, https://www.nctq.org/research-insights/how-many-school-districts-offer-paid-parental-leave/.</w:t></w:r></w:p><w:p w14:paraId="0D2ADC99" w14:textId="77777777" w:rsidR="00B3332B" w:rsidRDefault="00000000"><w:pPr><w:spacing w:after="70"/><w:ind w:left="280" w:hanging="280"/></w:pPr><w:r><w:rPr><w:sz w:val="20"/><w:szCs w:val="20"/></w:rPr><w:t xml:space="preserve">NCES (2014), </w:t></w:r><w:r><w:rPr><w:i/><w:iCs/><w:sz w:val="20"/><w:szCs w:val="20"/></w:rPr><w:t>Teacher Attrition and Mobility: Results from the 2012-13 Teacher Follow-up Survey</w:t></w:r><w:r><w:rPr><w:sz w:val="20"/><w:szCs w:val="20"/></w:rPr><w:t>, NCES 2014-077, National Center for Education Statistics, Washington, DC.</w:t></w:r></w:p><w:p w14:paraId="7588FF85" w14:textId="77777777" w:rsidR="00F40E91" w:rsidRDefault="00A42790"><w:pPr><w:spacing w:after="70"/><w:ind w:left="280" w:hanging="280"/></w:pPr><w:r><w:rPr><w:sz w:val="20"/><w:szCs w:val="20"/></w:rPr><w:t>NCES (2024), *Teacher Attrition and Mobility: Results from the 2021-22 Teacher Follow-up Survey*, National Center for Education Statistics, Washington, DC, https://nces.ed.gov/pubsearch/pubsinfo.asp?pubid=2024039.</w:t></w:r></w:p><w:p w14:paraId="23BF8D40" w14:textId="77777777" w:rsidR="00F40E91" w:rsidRDefault="00A42790"><w:pPr><w:spacing w:after="70"/><w:ind w:left="280" w:hanging="280"/></w:pPr><w:r><w:rPr><w:sz w:val="20"/><w:szCs w:val="20"/></w:rPr><w:t>Nguyen, T. D., L. D. Pham, M. Crouch and M. G. Springer (2020), &quot;The correlates of teacher turnover: An updated and expanded meta-analysis of the literature&quot;, *Educational Research Review*, Vol. 31, 100355, https://doi.org/10.1016/j.edurev.2020.100355.</w:t></w:r></w:p><w:p w14:paraId="069A9483" w14:textId="77777777" w:rsidR="00F40E91" w:rsidRDefault="00A42790"><w:pPr><w:spacing w:after="70"/><w:ind w:left="280" w:hanging="280"/></w:pPr><w:r><w:rPr><w:sz w:val="20"/><w:szCs w:val="20"/></w:rPr><w:t>Nguyen, T. D., C. D. Lam and P. Bruno (2024), &quot;What do we know about the extent of teacher shortages nationwide? A systematic examination of reports of U.S. teacher shortages&quot;, *AERA Open*, Vol. 10, https://doi.org/10.1177/23328584241276512.</w:t></w:r></w:p><w:p w14:paraId="73402B45" w14:textId="77777777" w:rsidR="00F40E91" w:rsidRDefault="00A42790"><w:pPr><w:spacing w:after="70"/><w:ind w:left="280" w:hanging="280"/></w:pPr><w:r><w:rPr><w:sz w:val="20"/><w:szCs w:val="20"/><w:lang w:val="fr-FR"/></w:rPr><w:t xml:space="preserve">Nguyen, T. D. et al. </w:t></w:r><w:r><w:rPr><w:sz w:val="20"/><w:szCs w:val="20"/></w:rPr><w:t>(2025), &quot;Teacher turnover intentions and actual turnover: Evidence from nationally representative data&quot;, *AERA Open*. [Full bibliographic details to be completed before publication.]</w:t></w:r></w:p><w:p w14:paraId="7FC8F36B" w14:textId="77777777" w:rsidR="00F40E91" w:rsidRDefault="00A42790"><w:pPr><w:spacing w:after="70"/><w:ind w:left="280" w:hanging="280"/></w:pPr><w:r><w:rPr><w:sz w:val="20"/><w:szCs w:val="20"/></w:rPr><w:t>Ni, S. and M. Podgursky (2016), &quot;How teachers respond to pension system incentives: New estimates and policy applications&quot;, *Journal of Labor Economics*, Vol. 34/4, pp. 1075-1104, https://doi.org/10.1086/686263.</w:t></w:r></w:p><w:p w14:paraId="5B2F4BBA" w14:textId="77777777" w:rsidR="00F40E91" w:rsidRDefault="00A42790"><w:pPr><w:spacing w:after="70"/><w:ind w:left="280" w:hanging="280"/></w:pPr><w:r><w:rPr><w:sz w:val="20"/><w:szCs w:val="20"/></w:rPr><w:t>Ni, S., M. Podgursky and F. Wang (2022), &quot;How much are public school teachers willing to pay for their retirement benefits? Comment&quot;, *American Economic Journal: Economic Policy*, Vol. 14/3, pp. 478-493, https://doi.org/10.1257/pol.20200763.</w:t></w:r></w:p><w:p w14:paraId="40790226" w14:textId="77777777" w:rsidR="00F40E91" w:rsidRDefault="00A42790"><w:pPr><w:spacing w:after="70"/><w:ind w:left="280" w:hanging="280"/></w:pPr><w:r><w:rPr><w:sz w:val="20"/><w:szCs w:val="20"/></w:rPr><w:t>Nickow, A., P. Oreopoulos and V. Quan (2024), &quot;The promise of tutoring for PreK-12 learning: A systematic review and meta-analysis of the experimental evidence&quot;, *American Educational Research Journal*, Vol. 61/1, pp. 74-107, https://doi.org/10.3102/00028312231208687.</w:t></w:r></w:p><w:p w14:paraId="56A49B5D" w14:textId="77777777" w:rsidR="007E420F" w:rsidRDefault="00000000"><w:pPr><w:spacing w:after="70"/><w:ind w:left="280" w:hanging="280"/></w:pPr><w:r><w:rPr><w:sz w:val="20"/><w:szCs w:val="20"/></w:rPr><w:t xml:space="preserve">OECD (2020), </w:t></w:r><w:r><w:rPr><w:i/><w:iCs/><w:sz w:val="20"/><w:szCs w:val="20"/></w:rPr><w:t>TALIS 2018 Results (Volume II): Teachers and School Leaders as Valued Professionals</w:t></w:r><w:r><w:rPr><w:sz w:val="20"/><w:szCs w:val="20"/></w:rPr><w:t>, TALIS, OECD Publishing, Paris, https://doi.org/10.1787/19cf08df-en.</w:t></w:r></w:p><w:p w14:paraId="274DE21A" w14:textId="77777777" w:rsidR="00F40E91" w:rsidRDefault="00A42790"><w:pPr><w:spacing w:after="70"/><w:ind w:left="280" w:hanging="280"/></w:pPr><w:r><w:rPr><w:sz w:val="20"/><w:szCs w:val="20"/></w:rPr><w:t>OECD (2025a), &quot;What is the profile of the teaching workforce and how has it evolved?&quot;, in *Education at a Glance 2025: OECD Indicators*, Indicator D8, Table D8.4, OECD Publishing, Paris, https://doi.org/10.1787/f7b0b326-en.</w:t></w:r></w:p><w:p w14:paraId="71E7D815" w14:textId="77777777" w:rsidR="00F40E91" w:rsidRDefault="00A42790"><w:pPr><w:spacing w:after="70"/><w:ind w:left="280" w:hanging="280"/></w:pPr><w:r><w:rPr><w:sz w:val="20"/><w:szCs w:val="20"/></w:rPr><w:t>OECD (2025b), *Results from TALIS 2024*, OECD Publishing, Paris, https://doi.org/10.1787/90df6235-en.</w:t></w:r></w:p><w:p w14:paraId="16596E18" w14:textId="77777777" w:rsidR="00F40E91" w:rsidRDefault="00A42790"><w:pPr><w:spacing w:after="70"/><w:ind w:left="280" w:hanging="280"/></w:pPr><w:r><w:rPr><w:sz w:val="20"/><w:szCs w:val="20"/></w:rPr><w:t>OECD (2025d), &quot;How much are teachers and school heads paid?&quot;, in *Education at a Glance 2025: OECD Indicators*, Indicator D3, Table D3.2, OECD Publishing, Paris, https://doi.org/10.1787/1c0d9c79-en.</w:t></w:r></w:p><w:p w14:paraId="7FE13E85" w14:textId="77777777" w:rsidR="00F40E91" w:rsidRDefault="00A42790"><w:pPr><w:spacing w:after="70"/><w:ind w:left="280" w:hanging="280"/></w:pPr><w:r><w:rPr><w:sz w:val="20"/><w:szCs w:val="20"/></w:rPr><w:t>OECD (2025e), *Pensions at a Glance 2025: OECD and G20 Indicators*, OECD Publishing, Paris.</w:t></w:r></w:p><w:p w14:paraId="0875AC7D" w14:textId="77777777" w:rsidR="00F72F5A" w:rsidRDefault="00000000"><w:pPr><w:spacing w:after="70"/><w:ind w:left="280" w:hanging="280"/></w:pPr><w:r><w:rPr><w:sz w:val="20"/><w:szCs w:val="20"/></w:rPr><w:t xml:space="preserve">OECD (2026), </w:t></w:r><w:r><w:rPr><w:i/><w:iCs/><w:sz w:val="20"/><w:szCs w:val="20"/></w:rPr><w:t>Education at a Glance 2026: OECD Indicators</w:t></w:r><w:r><w:rPr><w:sz w:val="20"/><w:szCs w:val="20"/></w:rPr><w:t>, OECD Publishing, Paris, https://doi.org/10.1787/b4968bbc-en.</w:t></w:r></w:p><w:p w14:paraId="7F28702B" w14:textId="77777777" w:rsidR="00F40E91" w:rsidRDefault="00A42790"><w:pPr><w:spacing w:after="70"/><w:ind w:left="280" w:hanging="280"/></w:pPr><w:r><w:rPr><w:sz w:val="20"/><w:szCs w:val="20"/></w:rPr><w:lastRenderedPageBreak/><w:t>Papay, J. P., E. S. Taylor, J. H. Tyler and M. E. Laski (2020), &quot;Learning job skills from colleagues at work: Evidence from a field experiment using teacher performance data&quot;, *American Economic Journal: Economic Policy*, Vol. 12/1, pp. 359-388, https://doi.org/10.1257/pol.20170709.</w:t></w:r></w:p><w:p w14:paraId="16E81C97" w14:textId="77777777" w:rsidR="00F40E91" w:rsidRDefault="00A42790"><w:pPr><w:spacing w:after="70"/><w:ind w:left="280" w:hanging="280"/></w:pPr><w:r><w:rPr><w:sz w:val="20"/><w:szCs w:val="20"/></w:rPr><w:t>Podgursky, M., R. Monroe and D. Watson (2004), &quot;The academic quality of public school teachers: An analysis of entry and exit behavior&quot;, *Economics of Education Review*, Vol. 23/5, pp. 507-518, https://doi.org/10.1016/j.econedurev.2004.01.005.</w:t></w:r></w:p><w:p w14:paraId="619D8832" w14:textId="77777777" w:rsidR="00F40E91" w:rsidRDefault="00A42790"><w:pPr><w:spacing w:after="70"/><w:ind w:left="280" w:hanging="280"/></w:pPr><w:r><w:rPr><w:sz w:val="20"/><w:szCs w:val="20"/></w:rPr><w:t>Quinby, L. and G. Wettstein (2021), &quot;Do deferred benefit cuts for current employees increase separation?&quot;, *Labour Economics*, Vol. 73, 102081, https://doi.org/10.1016/j.labeco.2021.102081.</w:t></w:r></w:p><w:p w14:paraId="737EE0F8" w14:textId="77777777" w:rsidR="00F40E91" w:rsidRDefault="00A42790"><w:pPr><w:spacing w:after="70"/><w:ind w:left="280" w:hanging="280"/></w:pPr><w:r><w:rPr><w:sz w:val="20"/><w:szCs w:val="20"/></w:rPr><w:t>Räsänen, K., J. Pietarinen, K. Pyhältö, T. Soini and P. Väisänen (2020), &quot;Why leave the teaching profession? A longitudinal approach to the prevalence and persistence of teacher turnover intentions&quot;, *Social Psychology of Education*, Vol. 23/4, pp. 837-859, https://doi.org/10.1007/s11218-020-09567-x.</w:t></w:r></w:p><w:p w14:paraId="405DA110" w14:textId="77777777" w:rsidR="00B3332B" w:rsidRDefault="00000000"><w:pPr><w:spacing w:after="70"/><w:ind w:left="280" w:hanging="280"/></w:pPr><w:r><w:rPr><w:sz w:val="20"/><w:szCs w:val="20"/></w:rPr><w:t xml:space="preserve">Redding, C. and T. M. Smith (2016), &quot;Easy in, easy out: Are alternatively certified teachers turning over at increased rates?&quot;, </w:t></w:r><w:r><w:rPr><w:i/><w:iCs/><w:sz w:val="20"/><w:szCs w:val="20"/></w:rPr><w:t>American Educational Research Journal</w:t></w:r><w:r><w:rPr><w:sz w:val="20"/><w:szCs w:val="20"/></w:rPr><w:t>, Vol. 53/4, pp. 1086-1125, https://doi.org/10.3102/0002831216653206.</w:t></w:r></w:p><w:p w14:paraId="65897F21" w14:textId="77777777" w:rsidR="00F40E91" w:rsidRDefault="00A42790"><w:pPr><w:spacing w:after="70"/><w:ind w:left="280" w:hanging="280"/></w:pPr><w:r><w:rPr><w:sz w:val="20"/><w:szCs w:val="20"/></w:rPr><w:t>Republic of Korea (2023), *Special Act on the Improvement of Teachers' Status and the Protection of Their Educational Activities*, as amended by Act No. 19735 of 27 September 2023, Korea Legislation Research Institute, Seoul, https://elaw.klri.re.kr/eng_mobile/viewer.do?hseq=69754.</w:t></w:r></w:p><w:p w14:paraId="66DF0AB3" w14:textId="77777777" w:rsidR="00F40E91" w:rsidRDefault="00A42790"><w:pPr><w:spacing w:after="70"/><w:ind w:left="280" w:hanging="280"/></w:pPr><w:r><w:rPr><w:sz w:val="20"/><w:szCs w:val="20"/></w:rPr><w:t>ROCKWOOL Fonden (2025), *Folkeskolelærere, der forlader deres job, går ned i løn og søger mod job med færre sygemeldinger*, ROCKWOOL Fondens Forskningsenhed, Copenhagen, https://rockwoolfonden.dk/. [Full working-paper reference to be confirmed.]</w:t></w:r></w:p><w:p w14:paraId="62F8C797" w14:textId="77777777" w:rsidR="00B3332B" w:rsidRDefault="00000000"><w:pPr><w:spacing w:after="70"/><w:ind w:left="280" w:hanging="280"/></w:pPr><w:r><w:rPr><w:sz w:val="20"/><w:szCs w:val="20"/></w:rPr><w:t xml:space="preserve">Ryan, S. V. et al. (2017), &quot;Leaving the teaching profession: The role of teacher stress and educational accountability policies on turnover intent&quot;, </w:t></w:r><w:r><w:rPr><w:i/><w:iCs/><w:sz w:val="20"/><w:szCs w:val="20"/></w:rPr><w:t>Teaching and Teacher Education</w:t></w:r><w:r><w:rPr><w:sz w:val="20"/><w:szCs w:val="20"/></w:rPr><w:t>, Vol. 66, pp. 1-11.</w:t></w:r></w:p><w:p w14:paraId="15AA5C95" w14:textId="77777777" w:rsidR="00F40E91" w:rsidRDefault="00A42790"><w:pPr><w:spacing w:after="70"/><w:ind w:left="280" w:hanging="280"/></w:pPr><w:r><w:rPr><w:sz w:val="20"/><w:szCs w:val="20"/></w:rPr><w:t>Samuelson, P. A. (1938), &quot;A note on the pure theory of consumer's behaviour&quot;, *Economica*, Vol. 5/17, pp. 61-71, https://doi.org/10.2307/2548836.</w:t></w:r></w:p><w:p w14:paraId="43AE74A7" w14:textId="77777777" w:rsidR="00F40E91" w:rsidRDefault="00A42790"><w:pPr><w:spacing w:after="70"/><w:ind w:left="280" w:hanging="280"/></w:pPr><w:r><w:rPr><w:sz w:val="20"/><w:szCs w:val="20"/></w:rPr><w:t>Scafidi, B., D. L. Sjoquist and T. R. Stinebrickner (2006), &quot;Do teachers really leave for higher paying jobs in alternative occupations?&quot;, *The B.E. Journal of Economic Analysis and Policy*, Vol. 6/1, https://doi.org/10.2202/1538-0645.1604.</w:t></w:r></w:p><w:p w14:paraId="16BE112C" w14:textId="77777777" w:rsidR="00F40E91" w:rsidRDefault="00A42790"><w:pPr><w:spacing w:after="70"/><w:ind w:left="280" w:hanging="280"/></w:pPr><w:r><w:rPr><w:sz w:val="20"/><w:szCs w:val="20"/></w:rPr><w:t>See, B. H., R. Morris, S. Gorard and N. El Soufi (2020), &quot;Teacher recruitment and retention: A critical review of international evidence of most promising interventions&quot;, *Education Sciences*, Vol. 10/10, 262, https://doi.org/10.3390/educsci10100262.</w:t></w:r></w:p><w:p w14:paraId="7D0DD174" w14:textId="77777777" w:rsidR="00B3332B" w:rsidRDefault="00000000"><w:pPr><w:spacing w:after="70"/><w:ind w:left="280" w:hanging="280"/></w:pPr><w:r><w:rPr><w:sz w:val="20"/><w:szCs w:val="20"/></w:rPr><w:t xml:space="preserve">Simon, N. S. and S. M. Johnson (2015), &quot;Teacher turnover in high-poverty schools: What we know and can do&quot;, </w:t></w:r><w:r><w:rPr><w:i/><w:iCs/><w:sz w:val="20"/><w:szCs w:val="20"/></w:rPr><w:t>Teachers College Record</w:t></w:r><w:r><w:rPr><w:sz w:val="20"/><w:szCs w:val="20"/></w:rPr><w:t>, Vol. 117/3, pp. 1-36.</w:t></w:r></w:p><w:p w14:paraId="2DD3F878" w14:textId="77777777" w:rsidR="00F40E91" w:rsidRDefault="00A42790"><w:pPr><w:spacing w:after="70"/><w:ind w:left="280" w:hanging="280"/></w:pPr><w:r><w:rPr><w:sz w:val="20"/><w:szCs w:val="20"/></w:rPr><w:t>Sims, S. and A. Benhenda (2022), *The Effect of Financial Incentives on the Retention of Shortage-Subject Teachers: Evidence from England*, CEPEO Working Paper No. 22-04, UCL Centre for Education Policy and Equalising Opportunities, London, https://repec-cepeo.ucl.ac.uk/cepeow/cepeowp22-04.pdf.</w:t></w:r></w:p><w:p w14:paraId="37EFD468" w14:textId="77777777" w:rsidR="00F40E91" w:rsidRDefault="00A42790"><w:pPr><w:spacing w:after="70"/><w:ind w:left="280" w:hanging="280"/></w:pPr><w:r><w:rPr><w:sz w:val="20"/><w:szCs w:val="20"/></w:rPr><w:t>Sims, S. and J. Jerrim (2020), *TALIS 2018: Teacher Working Conditions, Turnover and Attrition*, Statistical Working Paper, Department for Education, London, https://www.gov.uk/government/publications/talis-2018-teacher-working-conditions-turnover-and-attrition.</w:t></w:r></w:p><w:p w14:paraId="06B47832" w14:textId="77777777" w:rsidR="00F40E91" w:rsidRDefault="00A42790"><w:pPr><w:spacing w:after="70"/><w:ind w:left="280" w:hanging="280"/></w:pPr><w:r><w:rPr><w:sz w:val="20"/><w:szCs w:val="20"/></w:rPr><w:t>Sims, S., B. Lowes-Belk and A. Routledge (2026), &quot;Teacher preferences for pay and working conditions: A systematic review of discrete-choice experiments&quot;, *Economics of Education Review*. [Full bibliographic details to be completed before publication.]</w:t></w:r></w:p><w:p w14:paraId="5473C48B" w14:textId="77777777" w:rsidR="00F40E91" w:rsidRPr="00B87710" w:rsidRDefault="00A42790"><w:pPr><w:spacing w:after="70"/><w:ind w:left="280" w:hanging="280"/></w:pPr><w:r><w:rPr><w:sz w:val="20"/><w:szCs w:val="20"/></w:rPr><w:t>Somers, M. et al. (2024a), *Loont het om leraren financieel te prikkelen? De voltijdbonus onderzocht*, ROA, Maastricht University, Maastricht, https://roa.maastrichtuniversity.nl/.</w:t></w:r></w:p><w:p w14:paraId="7847F30A" w14:textId="77777777" w:rsidR="00F40E91" w:rsidRDefault="00A42790"><w:pPr><w:spacing w:after="70"/><w:ind w:left="280" w:hanging="280"/></w:pPr><w:r><w:rPr><w:sz w:val="20"/><w:szCs w:val="20"/></w:rPr><w:t>Somers, M. et al. (2024b), *De stille reserve aan leraren buiten het onderwijs*, ROA, Maastricht University, Maastricht, https://roa.maastrichtuniversity.nl/.</w:t></w:r></w:p><w:p w14:paraId="16295B09" w14:textId="77777777" w:rsidR="00B3332B" w:rsidRDefault="00000000"><w:pPr><w:spacing w:after="70"/><w:ind w:left="280" w:hanging="280"/></w:pPr><w:r><w:rPr><w:sz w:val="20"/><w:szCs w:val="20"/></w:rPr><w:t xml:space="preserve">Springer, M. G., W. A. Swain and L. A. Rodriguez (2016), &quot;Effective teacher retention bonuses: Evidence from Tennessee&quot;, </w:t></w:r><w:r><w:rPr><w:i/><w:iCs/><w:sz w:val="20"/><w:szCs w:val="20"/></w:rPr><w:t>Educational Evaluation and Policy Analysis</w:t></w:r><w:r><w:rPr><w:sz w:val="20"/><w:szCs w:val="20"/></w:rPr><w:t>, Vol. 38/2, pp. 199-221.</w:t></w:r></w:p><w:p w14:paraId="7B43D212" w14:textId="77777777" w:rsidR="00F40E91" w:rsidRDefault="00A42790"><w:pPr><w:spacing w:after="70"/><w:ind w:left="280" w:hanging="280"/></w:pPr><w:r><w:rPr><w:sz w:val="20"/><w:szCs w:val="20"/></w:rPr><w:t>Statistics Norway (2025), articles on the labour-market attachment of trained teachers, Statistisk sentralbyrå, Oslo, https://www.ssb.no/. [Full bibliographic details to be completed before publication.]</w:t></w:r></w:p><w:p w14:paraId="73DEFE16" w14:textId="77777777" w:rsidR="00F40E91" w:rsidRDefault="00A42790"><w:pPr><w:spacing w:after="70"/><w:ind w:left="280" w:hanging="280"/></w:pPr><w:r><w:rPr><w:sz w:val="20"/><w:szCs w:val="20"/></w:rPr><w:lastRenderedPageBreak/><w:t>Statistics Sweden (2023), *Lärare utanför yrket 2022/2023*, Statistiska centralbyrån, Stockholm, https://www.scb.se/.</w:t></w:r></w:p><w:p w14:paraId="4CC69471" w14:textId="77777777" w:rsidR="00F40E91" w:rsidRDefault="00A42790"><w:pPr><w:spacing w:after="70"/><w:ind w:left="280" w:hanging="280"/></w:pPr><w:r><w:rPr><w:sz w:val="20"/><w:szCs w:val="20"/></w:rPr><w:t>Stinebrickner, T. R. (2001), &quot;A dynamic model of teacher labor supply&quot;, *Journal of Labor Economics*, Vol. 19/1, pp. 196-230, https://doi.org/10.1086/209985.</w:t></w:r></w:p><w:p w14:paraId="79399607" w14:textId="77777777" w:rsidR="00F40E91" w:rsidRDefault="00A42790"><w:pPr><w:spacing w:after="70"/><w:ind w:left="280" w:hanging="280"/></w:pPr><w:r><w:rPr><w:sz w:val="20"/><w:szCs w:val="20"/></w:rPr><w:t>Stinebrickner, T. R. (2002), &quot;An analysis of occupational change and departure from the labor force: Evidence of the reasons that teachers leave&quot;, *Journal of Human Resources*, Vol. 37/1, pp. 192-216, https://doi.org/10.2307/3069608.</w:t></w:r></w:p><w:p><w:pPr><w:spacing w:after="70"/><w:ind w:left="280" w:hanging="280"/></w:pPr><w:r><w:rPr><w:sz w:val="20"/><w:szCs w:val="20"/></w:rPr><w:t xml:space="preserve">Teaching Council of Aotearoa New Zealand (2016), </w:t></w:r><w:r><w:rPr><w:i/><w:iCs/><w:sz w:val="20"/><w:szCs w:val="20"/></w:rPr><w:t xml:space="preserve">Requirements for renewing a practising certificate</w:t></w:r><w:r><w:rPr><w:sz w:val="20"/><w:szCs w:val="20"/></w:rPr><w:t xml:space="preserve">, Teaching Council, Wellington. [Full bibliographic details to be completed before publication.]</w:t></w:r></w:p><w:p w14:paraId="313D88B9" w14:textId="77777777" w:rsidR="00F40E91" w:rsidRDefault="00A42790"><w:pPr><w:spacing w:after="70"/><w:ind w:left="280" w:hanging="280"/></w:pPr><w:r><w:rPr><w:sz w:val="20"/><w:szCs w:val="20"/></w:rPr><w:t>UNESCO (2024), *Global Report on Teachers: Addressing Teacher Shortages and Transforming the Profession*, UNESCO and the International Task Force on Teachers for Education 2030, Paris, https://doi.org/10.54675/FIGU8035.</w:t></w:r></w:p><w:p w14:paraId="20B2F68D" w14:textId="77777777" w:rsidR="00F40E91" w:rsidRDefault="00A42790"><w:pPr><w:spacing w:after="70"/><w:ind w:left="280" w:hanging="280"/></w:pPr><w:r><w:rPr><w:sz w:val="20"/><w:szCs w:val="20"/></w:rPr><w:t>United Kingdom (1996), *Employment Rights Act 1996*, Part 8A (Flexible Working), sections 80F-80G, as amended, London, https://www.legislation.gov.uk/ukpga/1996/18/part/8A.</w:t></w:r></w:p><w:p w14:paraId="0CA954CB" w14:textId="77777777" w:rsidR="00F40E91" w:rsidRDefault="00A42790"><w:pPr><w:spacing w:after="70"/><w:ind w:left="280" w:hanging="280"/></w:pPr><w:r><w:rPr><w:sz w:val="20"/><w:szCs w:val="20"/></w:rPr><w:t>United States (2013), *Family and Medical Leave Act Regulations*, 29 CFR Part 825, Subpart F, Washington, DC, https://www.ecfr.gov/current/title-29/subtitle-B/chapter-V/subchapter-C/part-825/subpart-F.</w:t></w:r></w:p><w:p w14:paraId="5726B3DB" w14:textId="77777777" w:rsidR="00F40E91" w:rsidRPr="00F15A52" w:rsidRDefault="00A42790"><w:pPr><w:spacing w:after="70"/><w:ind w:left="280" w:hanging="280"/><w:rPr><w:lang w:val="es-CL"/></w:rPr></w:pPr><w:r><w:rPr><w:sz w:val="20"/><w:szCs w:val="20"/><w:lang w:val="es-CL"/></w:rPr><w:t>Van Casteren, W. et al. (2023), *Vertrekredenen leraren en docenten in het po, vo en mbo*, ResearchNed, Nijmegen, https://www.voion.nl/publicaties/vertrekredenen-leraren-en-docenten-in-het-po-vo-en-mbo/.</w:t></w:r></w:p><w:p w14:paraId="02CEB6AC" w14:textId="77777777" w:rsidR="00F40E91" w:rsidRDefault="00A42790"><w:pPr><w:spacing w:after="70"/><w:ind w:left="280" w:hanging="280"/></w:pPr><w:r><w:rPr><w:sz w:val="20"/><w:szCs w:val="20"/></w:rPr><w:t>Vansteenkiste, S. (2025), *De in- en uitstroom in het lerarenberoep vanuit vergelijkend perspectief*, Steunpunt Onderwijsonderzoek, Leuven.</w:t></w:r></w:p><w:p w14:paraId="4F429D5B" w14:textId="77777777" w:rsidR="00F40E91" w:rsidRDefault="00A42790"><w:pPr><w:spacing w:after="70"/><w:ind w:left="280" w:hanging="280"/></w:pPr><w:r><w:rPr><w:sz w:val="20"/><w:szCs w:val="20"/></w:rPr><w:t>Walker, M. et al. (2024), *Evaluation of the Early Roll-out of the Early Career Framework: Evaluation Report*, National Foundation for Educational Research for the Education Endowment Foundation, London, https://d2tic4wvo1iusb.cloudfront.net/production/documents/projects/ECF_early_year_rollout_evaluation_report.pdf.</w:t></w:r></w:p><w:p w14:paraId="499B80BB" w14:textId="77777777" w:rsidR="00F40E91" w:rsidRDefault="00A42790"><w:pPr><w:spacing w:after="70"/><w:ind w:left="280" w:hanging="280"/></w:pPr><w:r><w:rPr><w:sz w:val="20"/><w:szCs w:val="20"/></w:rPr><w:t>Worth, J., S. Bamford and B. Durbin (2015), *Should I Stay or Should I Go? NFER Analysis of Teachers Joining and Leaving the Profession*, National Foundation for Educational Research, Slough, https://www.nfer.ac.uk/publications/should-i-stay-or-should-i-go-nfer-analysis-of-teachers-joining-and-leaving-the-profession.</w:t></w:r></w:p><w:p w14:paraId="6DA65A27" w14:textId="77777777" w:rsidR="00F40E91" w:rsidRDefault="00A42790"><w:pPr><w:spacing w:after="70"/><w:ind w:left="280" w:hanging="280"/></w:pPr><w:r><w:rPr><w:sz w:val="20"/><w:szCs w:val="20"/></w:rPr><w:t>Worth, J. and D. McLean (2022), *Teacher Labour Market in England: Annual Report and Earnings Analysis*, National Foundation for Educational Research, Slough, https://www.nfer.ac.uk/. [Exact report title to be confirmed against the earnings analysis cited.]</w:t></w:r></w:p><w:sectPr w:rsidR="00F40E91"><w:headerReference w:type="default" r:id="rId18"/><w:footerReference w:type="even" r:id="rId19"/><w:footerReference w:type="default" r:id="rId20"/><w:footerReference w:type="first" r:id="rId21"/><w:pgSz w:w="11906" w:h="16838"/><w:pgMar w:top="1417" w:right="1417" w:bottom="1417" w:left="1417" w:header="708" w:footer="708" w:gutter="0"/><w:cols w:space="720"/><w:docGrid w:linePitch="36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DURÁN ROA José Elías, EDU/IMEP" w:date="2026-10-07T11:34:00Z" w:initials="JD">
    <w:p w14:paraId="3EDA7D76" w14:textId="77777777" w:rsidR="00EC473B" w:rsidRDefault="00EC473B" w:rsidP="00EC473B">
      <w:pPr>
        <w:pStyle w:val="CommentText"/>
      </w:pPr>
      <w:r>
        <w:rPr>
          <w:rStyle w:val="CommentReference"/>
        </w:rPr>
        <w:annotationRef/>
      </w:r>
      <w:r>
        <w:rPr>
          <w:lang w:val="en-GB"/>
        </w:rPr>
        <w:t>Demasiado largo, demasiadas vueltas para ideas simples. Prune, redact transparent</w:t>
      </w:r>
    </w:p>
  </w:comment>
  <w:comment w:id="17" w:author="DURÁN ROA José Elías, EDU/IMEP" w:date="2026-10-07T11:32:00Z" w:initials="JD">
    <w:p w14:paraId="36FF7692" w14:textId="77777777" w:rsidR="00EC473B" w:rsidRDefault="00EC473B" w:rsidP="00EC473B">
      <w:pPr>
        <w:pStyle w:val="CommentText"/>
      </w:pPr>
      <w:r>
        <w:rPr>
          <w:rStyle w:val="CommentReference"/>
        </w:rPr>
        <w:annotationRef/>
      </w:r>
      <w:r>
        <w:rPr>
          <w:lang w:val="en-GB"/>
        </w:rPr>
        <w:t xml:space="preserve">Sigue estando mal redactado… no sigue el flow de las demás recomendaciones. Se mas claro en la reacción. Me gusa la idea de re-atracting as an oportunity to do a better match de la que hablas al final. </w:t>
      </w:r>
    </w:p>
  </w:comment>
  <w:comment w:id="18" w:author="DURÁN ROA José Elías, EDU/IMEP" w:date="2026-10-06T16:21:00Z" w:initials="JD">
    <w:p w14:paraId="386D3113" w14:textId="77777777" w:rsidR="0039606B" w:rsidRDefault="0039606B" w:rsidP="0039606B">
      <w:pPr>
        <w:pStyle w:val="CommentText"/>
      </w:pPr>
      <w:r>
        <w:rPr>
          <w:rStyle w:val="CommentReference"/>
        </w:rPr>
        <w:annotationRef/>
      </w:r>
      <w:r>
        <w:rPr>
          <w:lang w:val="en-GB"/>
        </w:rPr>
        <w:t>Mira toda la parte del self-selection es confusisima.. Quizás es mejor quitarla y simpleente hacer salient las ideas… mencionando que hay escasez de evidencia causal due to (y algo muy breve y concreto)</w:t>
      </w:r>
    </w:p>
  </w:comment>
  <w:comment w:id="19" w:author="Claude" w:date="2026-10-07T07:47:00Z" w:initials="C">
    <w:p w14:paraId="4559FC5F" w14:textId="77777777" w:rsidR="00F72F5A" w:rsidRDefault="00000000">
      <w:r>
        <w:rPr>
          <w:rStyle w:val="CommentReference"/>
        </w:rPr>
        <w:annotationRef/>
      </w:r>
      <w:r>
        <w:rPr>
          <w:color w:val="000000"/>
          <w:sz w:val="20"/>
          <w:szCs w:val="20"/>
        </w:rPr>
        <w:t>Done: the self-selection discussion is gone. The paragraph now states the ideas, notes briefly and concretely why causal evidence is scarce (leadership is observed through teachers' perceptions, and teachers about to leave may judge their principals more harshly), and leads into the studies that address the problem.</w:t>
      </w:r>
    </w:p>
  </w:comment>
  <w:comment w:id="20" w:author="DURÁN ROA José Elías, EDU/IMEP" w:date="2026-10-07T11:33:00Z" w:initials="JD">
    <w:p w14:paraId="4AC1DDF7" w14:textId="77777777" w:rsidR="00EC473B" w:rsidRDefault="00EC473B" w:rsidP="00EC473B">
      <w:pPr>
        <w:pStyle w:val="CommentText"/>
      </w:pPr>
      <w:r>
        <w:rPr>
          <w:rStyle w:val="CommentReference"/>
        </w:rPr>
        <w:annotationRef/>
      </w:r>
      <w:r>
        <w:rPr>
          <w:lang w:val="en-GB"/>
        </w:rPr>
        <w:t>No, sigue sin convencerme… este y el siguiente párrafo. No des tanto detalle… los ejemplos dales un frame relevante! No simplemente un bombardeo de lugares, estudios y cifras!</w:t>
      </w:r>
    </w:p>
  </w:comment>
  <w:comment w:id="21" w:author="Claude" w:date="2026-10-07T09:38:21Z" w:initials="C">
    <w:p w14:paraId="410C548C" w14:textId="77777777">
      <w:r>
        <w:rPr>
          <w:rStyle w:val="CommentReference"/>
        </w:rPr>
        <w:annotationRef/>
      </w:r>
      <w:r>
        <w:rPr>
          <w:color w:val="000000"/>
          <w:sz w:val="20"/>
          <w:szCs w:val="20"/>
        </w:rPr>
        <w:t xml:space="preserve">Pruned to the essentials: shortages in most systems, the four facts that matter (posts, qualifications, subjects and places, ageing), and the two reasons why the determinants of leaving matter, the second being this paper's.</w:t>
      </w:r>
    </w:p>
  </w:comment>
  <w:comment w:id="22" w:author="Claude" w:date="2026-10-07T09:38:21Z" w:initials="C">
    <w:p w14:paraId="614DEC01" w14:textId="77777777">
      <w:r>
        <w:rPr>
          <w:rStyle w:val="CommentReference"/>
        </w:rPr>
        <w:annotationRef/>
      </w:r>
      <w:r>
        <w:rPr>
          <w:color w:val="000000"/>
          <w:sz w:val="20"/>
          <w:szCs w:val="20"/>
        </w:rPr>
        <w:t xml:space="preserve">Rewritten in the same form as the other implication paragraphs ('For policies that seek to re-attract former teachers, these findings carry two implications'): first the load and the school as part of the policy, then the concentration of shortages, closing on re-attraction as an opportunity for a better match between returner and school.</w:t>
      </w:r>
    </w:p>
  </w:comment>
  <w:comment w:id="23" w:author="Claude" w:date="2026-10-07T09:38:21Z" w:initials="C">
    <w:p w14:paraId="72A6CB41" w14:textId="77777777">
      <w:r>
        <w:rPr>
          <w:rStyle w:val="CommentReference"/>
        </w:rPr>
        <w:annotationRef/>
      </w:r>
      <w:r>
        <w:rPr>
          <w:color w:val="000000"/>
          <w:sz w:val="20"/>
          <w:szCs w:val="20"/>
        </w:rPr>
        <w:t xml:space="preserve">Both paragraphs rewritten with less detail. The first states the ideas and why causal evidence is scarce; the second frames the evidence as what the studies that overcome the problem show (lower turnover where teachers perceive good leadership, falling turnover when leadership improves, largest effect in disadvantaged schools), with the references but without the list of places and figures.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DA7D76" w15:done="0"/>
  <w15:commentEx w15:paraId="36FF7692" w15:done="0"/>
  <w15:commentEx w15:paraId="386D3113" w15:done="0"/>
  <w15:commentEx w15:paraId="4559FC5F" w15:paraIdParent="386D3113" w15:done="0"/>
  <w15:commentEx w15:paraId="4AC1DDF7" w15:paraIdParent="386D3113" w15:done="0"/>
  <w15:commentEx w15:paraId="410C548C" w15:paraIdParent="3EDA7D76" w15:done="0"/>
  <w15:commentEx w15:paraId="614DEC01" w15:paraIdParent="36FF7692" w15:done="0"/>
  <w15:commentEx w15:paraId="72A6CB41" w15:paraIdParent="386D31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0A3FFB" w16cex:dateUtc="2026-10-07T09:34:00Z"/>
  <w16cex:commentExtensible w16cex:durableId="0DDFC5FE" w16cex:dateUtc="2026-10-07T09:32:00Z"/>
  <w16cex:commentExtensible w16cex:durableId="7CF2C603" w16cex:dateUtc="2026-10-06T14:21:00Z"/>
  <w16cex:commentExtensible w16cex:durableId="4EA9E12F" w16cex:dateUtc="2026-10-07T07:47:00Z"/>
  <w16cex:commentExtensible w16cex:durableId="4666DED9" w16cex:dateUtc="2026-10-07T09:33:00Z"/>
  <w16cex:commentExtensible w16cex:durableId="14E0B033" w16cex:dateUtc="2026-10-07T09:38:21Z"/>
  <w16cex:commentExtensible w16cex:durableId="3F9283ED" w16cex:dateUtc="2026-10-07T09:38:21Z"/>
  <w16cex:commentExtensible w16cex:durableId="2513E932" w16cex:dateUtc="2026-10-07T09:38:2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DA7D76" w16cid:durableId="460A3FFB"/>
  <w16cid:commentId w16cid:paraId="36FF7692" w16cid:durableId="0DDFC5FE"/>
  <w16cid:commentId w16cid:paraId="386D3113" w16cid:durableId="7CF2C603"/>
  <w16cid:commentId w16cid:paraId="4559FC5F" w16cid:durableId="4EA9E12F"/>
  <w16cid:commentId w16cid:paraId="4AC1DDF7" w16cid:durableId="4666DED9"/>
  <w16cid:commentId w16cid:paraId="410C548C" w16cid:durableId="14E0B033"/>
  <w16cid:commentId w16cid:paraId="614DEC01" w16cid:durableId="3F9283ED"/>
  <w16cid:commentId w16cid:paraId="72A6CB41" w16cid:durableId="2513E9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5F09F" w14:textId="77777777" w:rsidR="00D663C3" w:rsidRDefault="00D663C3">
      <w:r>
        <w:separator/>
      </w:r>
    </w:p>
  </w:endnote>
  <w:endnote w:type="continuationSeparator" w:id="0">
    <w:p w14:paraId="6C784984" w14:textId="77777777" w:rsidR="00D663C3" w:rsidRDefault="00D66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altName w:val="Cambria"/>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FB19" w14:textId="3C7D59BB" w:rsidR="00D80802" w:rsidRDefault="00270706">
    <w:pPr>
      <w:pStyle w:val="Footer"/>
    </w:pPr>
    <w:r>
      <w:rPr>
        <w:noProof/>
      </w:rPr>
      <mc:AlternateContent>
        <mc:Choice Requires="wps">
          <w:drawing>
            <wp:anchor distT="0" distB="0" distL="0" distR="0" simplePos="0" relativeHeight="251658241" behindDoc="0" locked="0" layoutInCell="1" allowOverlap="1" wp14:anchorId="2FE82111" wp14:editId="1CED8B06">
              <wp:simplePos x="635" y="635"/>
              <wp:positionH relativeFrom="page">
                <wp:align>center</wp:align>
              </wp:positionH>
              <wp:positionV relativeFrom="page">
                <wp:align>bottom</wp:align>
              </wp:positionV>
              <wp:extent cx="1244600" cy="335915"/>
              <wp:effectExtent l="0" t="0" r="12700" b="0"/>
              <wp:wrapNone/>
              <wp:docPr id="1901018723" name="Text Box 2"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12BC8E4B" w14:textId="66AB8C0A"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E82111" id="_x0000_t202" coordsize="21600,21600" o:spt="202" path="m,l,21600r21600,l21600,xe">
              <v:stroke joinstyle="miter"/>
              <v:path gradientshapeok="t" o:connecttype="rect"/>
            </v:shapetype>
            <v:shape id="Text Box 2" o:spid="_x0000_s1026" type="#_x0000_t202" alt="Unclassified - Non classifié" style="position:absolute;margin-left:0;margin-top:0;width:98pt;height:26.4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" filled="f" stroked="f">
              <v:textbox style="mso-fit-shape-to-text:t" inset="0,0,0,15pt">
                <w:txbxContent>
                  <w:p w14:paraId="12BC8E4B" w14:textId="66AB8C0A"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CCD1" w14:textId="3F440136" w:rsidR="00F40E91" w:rsidRDefault="00270706">
    <w:pPr>
      <w:jc w:val="center"/>
    </w:pPr>
    <w:r>
      <w:rPr>
        <w:noProof/>
        <w:color w:val="8C8C8C"/>
        <w:sz w:val="16"/>
        <w:szCs w:val="16"/>
      </w:rPr>
      <mc:AlternateContent>
        <mc:Choice Requires="wps">
          <w:drawing>
            <wp:anchor distT="0" distB="0" distL="0" distR="0" simplePos="0" relativeHeight="251658242" behindDoc="0" locked="0" layoutInCell="1" allowOverlap="1" wp14:anchorId="2EEF40AC" wp14:editId="1EDD88D8">
              <wp:simplePos x="904973" y="10124388"/>
              <wp:positionH relativeFrom="page">
                <wp:align>center</wp:align>
              </wp:positionH>
              <wp:positionV relativeFrom="page">
                <wp:align>bottom</wp:align>
              </wp:positionV>
              <wp:extent cx="1244600" cy="335915"/>
              <wp:effectExtent l="0" t="0" r="12700" b="0"/>
              <wp:wrapNone/>
              <wp:docPr id="628671698" name="Text Box 3"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7DBA8693" w14:textId="77C9A352"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EF40AC" id="_x0000_t202" coordsize="21600,21600" o:spt="202" path="m,l,21600r21600,l21600,xe">
              <v:stroke joinstyle="miter"/>
              <v:path gradientshapeok="t" o:connecttype="rect"/>
            </v:shapetype>
            <v:shape id="Text Box 3" o:spid="_x0000_s1027" type="#_x0000_t202" alt="Unclassified - Non classifié" style="position:absolute;left:0;text-align:left;margin-left:0;margin-top:0;width:98pt;height:26.4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" filled="f" stroked="f">
              <v:textbox style="mso-fit-shape-to-text:t" inset="0,0,0,15pt">
                <w:txbxContent>
                  <w:p w14:paraId="7DBA8693" w14:textId="77C9A352"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r w:rsidR="00D80802">
      <w:rPr>
        <w:color w:val="8C8C8C"/>
        <w:sz w:val="16"/>
        <w:szCs w:val="16"/>
      </w:rPr>
      <w:t>FOR OFFICIAL USE — DRAFT, NOT FOR CIRCULATION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BE6A" w14:textId="3160FF73" w:rsidR="00D80802" w:rsidRDefault="00270706">
    <w:pPr>
      <w:pStyle w:val="Footer"/>
    </w:pPr>
    <w:r>
      <w:rPr>
        <w:noProof/>
      </w:rPr>
      <mc:AlternateContent>
        <mc:Choice Requires="wps">
          <w:drawing>
            <wp:anchor distT="0" distB="0" distL="0" distR="0" simplePos="0" relativeHeight="251658240" behindDoc="0" locked="0" layoutInCell="1" allowOverlap="1" wp14:anchorId="7134BD69" wp14:editId="63E109A1">
              <wp:simplePos x="635" y="635"/>
              <wp:positionH relativeFrom="page">
                <wp:align>center</wp:align>
              </wp:positionH>
              <wp:positionV relativeFrom="page">
                <wp:align>bottom</wp:align>
              </wp:positionV>
              <wp:extent cx="1244600" cy="335915"/>
              <wp:effectExtent l="0" t="0" r="12700" b="0"/>
              <wp:wrapNone/>
              <wp:docPr id="1592837960" name="Text Box 1"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21C41368" w14:textId="7A294515"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34BD69" id="_x0000_t202" coordsize="21600,21600" o:spt="202" path="m,l,21600r21600,l21600,xe">
              <v:stroke joinstyle="miter"/>
              <v:path gradientshapeok="t" o:connecttype="rect"/>
            </v:shapetype>
            <v:shape id="Text Box 1" o:spid="_x0000_s1028" type="#_x0000_t202" alt="Unclassified - Non classifié" style="position:absolute;margin-left:0;margin-top:0;width:98pt;height:26.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Y3ODgIAAB0EAAAOAAAAZHJzL2Uyb0RvYy54bWysU8Fu2zAMvQ/YPwi6L3bSpl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" filled="f" stroked="f">
              <v:textbox style="mso-fit-shape-to-text:t" inset="0,0,0,15pt">
                <w:txbxContent>
                  <w:p w14:paraId="21C41368" w14:textId="7A294515"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685A0" w14:textId="77777777" w:rsidR="00D663C3" w:rsidRDefault="00D663C3">
      <w:r>
        <w:separator/>
      </w:r>
    </w:p>
  </w:footnote>
  <w:footnote w:type="continuationSeparator" w:id="0">
    <w:p w14:paraId="2CE5EFCD" w14:textId="77777777" w:rsidR="00D663C3" w:rsidRDefault="00D66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F49F" w14:textId="77777777" w:rsidR="00F40E91" w:rsidRDefault="00A42790">
    <w:pPr>
      <w:jc w:val="right"/>
    </w:pPr>
    <w:r>
      <w:rPr>
        <w:color w:val="8C8C8C"/>
        <w:sz w:val="16"/>
        <w:szCs w:val="16"/>
      </w:rPr>
      <w:t xml:space="preserve">FORMER TEACHERS — WORKING DRAFT  |  </w:t>
    </w:r>
    <w:r>
      <w:rPr>
        <w:color w:val="8C8C8C"/>
        <w:sz w:val="16"/>
        <w:szCs w:val="16"/>
      </w:rPr>
      <w:fldChar w:fldCharType="begin"/>
    </w:r>
    <w:r>
      <w:rPr>
        <w:color w:val="8C8C8C"/>
        <w:sz w:val="16"/>
        <w:szCs w:val="16"/>
      </w:rPr>
      <w:instrText>PAGE</w:instrText>
    </w:r>
    <w:r>
      <w:rPr>
        <w:color w:val="8C8C8C"/>
        <w:sz w:val="16"/>
        <w:szCs w:val="16"/>
      </w:rPr>
      <w:fldChar w:fldCharType="separate"/>
    </w:r>
    <w:r w:rsidR="00F15A52">
      <w:rPr>
        <w:noProof/>
        <w:color w:val="8C8C8C"/>
        <w:sz w:val="16"/>
        <w:szCs w:val="16"/>
      </w:rPr>
      <w:t>1</w:t>
    </w:r>
    <w:r>
      <w:rPr>
        <w:color w:val="8C8C8C"/>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928"/>
    <w:multiLevelType w:val="hybridMultilevel"/>
    <w:tmpl w:val="C3C624BE"/>
    <w:lvl w:ilvl="0" w:tplc="0D500A96">
      <w:start w:val="1"/>
      <w:numFmt w:val="bullet"/>
      <w:lvlText w:val="●"/>
      <w:lvlJc w:val="left"/>
      <w:pPr>
        <w:ind w:left="720" w:hanging="360"/>
      </w:pPr>
    </w:lvl>
    <w:lvl w:ilvl="1" w:tplc="65EC76E0">
      <w:start w:val="1"/>
      <w:numFmt w:val="bullet"/>
      <w:lvlText w:val="○"/>
      <w:lvlJc w:val="left"/>
      <w:pPr>
        <w:ind w:left="1440" w:hanging="360"/>
      </w:pPr>
    </w:lvl>
    <w:lvl w:ilvl="2" w:tplc="CBD06D68">
      <w:start w:val="1"/>
      <w:numFmt w:val="bullet"/>
      <w:lvlText w:val="■"/>
      <w:lvlJc w:val="left"/>
      <w:pPr>
        <w:ind w:left="2160" w:hanging="360"/>
      </w:pPr>
    </w:lvl>
    <w:lvl w:ilvl="3" w:tplc="C8CCB644">
      <w:start w:val="1"/>
      <w:numFmt w:val="bullet"/>
      <w:lvlText w:val="●"/>
      <w:lvlJc w:val="left"/>
      <w:pPr>
        <w:ind w:left="2880" w:hanging="360"/>
      </w:pPr>
    </w:lvl>
    <w:lvl w:ilvl="4" w:tplc="CA72EA98">
      <w:start w:val="1"/>
      <w:numFmt w:val="bullet"/>
      <w:lvlText w:val="○"/>
      <w:lvlJc w:val="left"/>
      <w:pPr>
        <w:ind w:left="3600" w:hanging="360"/>
      </w:pPr>
    </w:lvl>
    <w:lvl w:ilvl="5" w:tplc="5310E16A">
      <w:start w:val="1"/>
      <w:numFmt w:val="bullet"/>
      <w:lvlText w:val="■"/>
      <w:lvlJc w:val="left"/>
      <w:pPr>
        <w:ind w:left="4320" w:hanging="360"/>
      </w:pPr>
    </w:lvl>
    <w:lvl w:ilvl="6" w:tplc="2AA6782C">
      <w:start w:val="1"/>
      <w:numFmt w:val="bullet"/>
      <w:lvlText w:val="●"/>
      <w:lvlJc w:val="left"/>
      <w:pPr>
        <w:ind w:left="5040" w:hanging="360"/>
      </w:pPr>
    </w:lvl>
    <w:lvl w:ilvl="7" w:tplc="B7C47A0C">
      <w:start w:val="1"/>
      <w:numFmt w:val="bullet"/>
      <w:lvlText w:val="●"/>
      <w:lvlJc w:val="left"/>
      <w:pPr>
        <w:ind w:left="5760" w:hanging="360"/>
      </w:pPr>
    </w:lvl>
    <w:lvl w:ilvl="8" w:tplc="A72A5EAA">
      <w:start w:val="1"/>
      <w:numFmt w:val="bullet"/>
      <w:lvlText w:val="●"/>
      <w:lvlJc w:val="left"/>
      <w:pPr>
        <w:ind w:left="6480" w:hanging="360"/>
      </w:pPr>
    </w:lvl>
  </w:abstractNum>
  <w:abstractNum w:abstractNumId="1" w15:restartNumberingAfterBreak="0">
    <w:nsid w:val="1B2939B0"/>
    <w:multiLevelType w:val="hybridMultilevel"/>
    <w:tmpl w:val="899EE8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361D66"/>
    <w:multiLevelType w:val="hybridMultilevel"/>
    <w:tmpl w:val="2AB817BE"/>
    <w:lvl w:ilvl="0" w:tplc="3F4EF852">
      <w:start w:val="1"/>
      <w:numFmt w:val="bullet"/>
      <w:lvlText w:val=""/>
      <w:lvlJc w:val="left"/>
      <w:pPr>
        <w:ind w:left="1080" w:hanging="360"/>
      </w:pPr>
      <w:rPr>
        <w:rFonts w:ascii="Symbol" w:hAnsi="Symbol"/>
      </w:rPr>
    </w:lvl>
    <w:lvl w:ilvl="1" w:tplc="F48EB7B0">
      <w:start w:val="1"/>
      <w:numFmt w:val="bullet"/>
      <w:lvlText w:val=""/>
      <w:lvlJc w:val="left"/>
      <w:pPr>
        <w:ind w:left="1080" w:hanging="360"/>
      </w:pPr>
      <w:rPr>
        <w:rFonts w:ascii="Symbol" w:hAnsi="Symbol"/>
      </w:rPr>
    </w:lvl>
    <w:lvl w:ilvl="2" w:tplc="80EAFF98">
      <w:start w:val="1"/>
      <w:numFmt w:val="bullet"/>
      <w:lvlText w:val=""/>
      <w:lvlJc w:val="left"/>
      <w:pPr>
        <w:ind w:left="1080" w:hanging="360"/>
      </w:pPr>
      <w:rPr>
        <w:rFonts w:ascii="Symbol" w:hAnsi="Symbol"/>
      </w:rPr>
    </w:lvl>
    <w:lvl w:ilvl="3" w:tplc="07103898">
      <w:start w:val="1"/>
      <w:numFmt w:val="bullet"/>
      <w:lvlText w:val=""/>
      <w:lvlJc w:val="left"/>
      <w:pPr>
        <w:ind w:left="1080" w:hanging="360"/>
      </w:pPr>
      <w:rPr>
        <w:rFonts w:ascii="Symbol" w:hAnsi="Symbol"/>
      </w:rPr>
    </w:lvl>
    <w:lvl w:ilvl="4" w:tplc="8742768C">
      <w:start w:val="1"/>
      <w:numFmt w:val="bullet"/>
      <w:lvlText w:val=""/>
      <w:lvlJc w:val="left"/>
      <w:pPr>
        <w:ind w:left="1080" w:hanging="360"/>
      </w:pPr>
      <w:rPr>
        <w:rFonts w:ascii="Symbol" w:hAnsi="Symbol"/>
      </w:rPr>
    </w:lvl>
    <w:lvl w:ilvl="5" w:tplc="75FE09CE">
      <w:start w:val="1"/>
      <w:numFmt w:val="bullet"/>
      <w:lvlText w:val=""/>
      <w:lvlJc w:val="left"/>
      <w:pPr>
        <w:ind w:left="1080" w:hanging="360"/>
      </w:pPr>
      <w:rPr>
        <w:rFonts w:ascii="Symbol" w:hAnsi="Symbol"/>
      </w:rPr>
    </w:lvl>
    <w:lvl w:ilvl="6" w:tplc="85720F46">
      <w:start w:val="1"/>
      <w:numFmt w:val="bullet"/>
      <w:lvlText w:val=""/>
      <w:lvlJc w:val="left"/>
      <w:pPr>
        <w:ind w:left="1080" w:hanging="360"/>
      </w:pPr>
      <w:rPr>
        <w:rFonts w:ascii="Symbol" w:hAnsi="Symbol"/>
      </w:rPr>
    </w:lvl>
    <w:lvl w:ilvl="7" w:tplc="53AA3318">
      <w:start w:val="1"/>
      <w:numFmt w:val="bullet"/>
      <w:lvlText w:val=""/>
      <w:lvlJc w:val="left"/>
      <w:pPr>
        <w:ind w:left="1080" w:hanging="360"/>
      </w:pPr>
      <w:rPr>
        <w:rFonts w:ascii="Symbol" w:hAnsi="Symbol"/>
      </w:rPr>
    </w:lvl>
    <w:lvl w:ilvl="8" w:tplc="961A11B0">
      <w:start w:val="1"/>
      <w:numFmt w:val="bullet"/>
      <w:lvlText w:val=""/>
      <w:lvlJc w:val="left"/>
      <w:pPr>
        <w:ind w:left="1080" w:hanging="360"/>
      </w:pPr>
      <w:rPr>
        <w:rFonts w:ascii="Symbol" w:hAnsi="Symbol"/>
      </w:rPr>
    </w:lvl>
  </w:abstractNum>
  <w:abstractNum w:abstractNumId="3" w15:restartNumberingAfterBreak="0">
    <w:nsid w:val="63284AC1"/>
    <w:multiLevelType w:val="hybridMultilevel"/>
    <w:tmpl w:val="2400A06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8E0BFC"/>
    <w:multiLevelType w:val="hybridMultilevel"/>
    <w:tmpl w:val="AE94065C"/>
    <w:lvl w:ilvl="0" w:tplc="32F8B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120874"/>
    <w:multiLevelType w:val="hybridMultilevel"/>
    <w:tmpl w:val="0474390A"/>
    <w:lvl w:ilvl="0" w:tplc="6ABC2642">
      <w:start w:val="2"/>
      <w:numFmt w:val="bullet"/>
      <w:lvlText w:val=""/>
      <w:lvlJc w:val="left"/>
      <w:pPr>
        <w:ind w:left="720" w:hanging="360"/>
      </w:pPr>
      <w:rPr>
        <w:rFonts w:ascii="Symbol" w:eastAsia="Garamond" w:hAnsi="Symbol"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794139">
    <w:abstractNumId w:val="0"/>
    <w:lvlOverride w:ilvl="0">
      <w:startOverride w:val="1"/>
    </w:lvlOverride>
  </w:num>
  <w:num w:numId="2" w16cid:durableId="1326014313">
    <w:abstractNumId w:val="3"/>
  </w:num>
  <w:num w:numId="3" w16cid:durableId="969170164">
    <w:abstractNumId w:val="5"/>
  </w:num>
  <w:num w:numId="4" w16cid:durableId="79563750">
    <w:abstractNumId w:val="4"/>
  </w:num>
  <w:num w:numId="5" w16cid:durableId="1627082158">
    <w:abstractNumId w:val="1"/>
  </w:num>
  <w:num w:numId="6" w16cid:durableId="19872770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RÁN ROA José Elías, EDU/IMEP">
    <w15:presenceInfo w15:providerId="AD" w15:userId="S::JoseElias.DURANROA@oecd.org::143a056d-beac-4d27-9201-e13b90a5b16d"/>
  </w15:person>
  <w15:person w15:author="TORRES José Manuel, EDU/IMEP">
    <w15:presenceInfo w15:providerId="AD" w15:userId="S::JoseManuel.TORRES@oecd.org::d7fd3618-e390-4724-95be-a346805e45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ECDDocumentId" w:val="14645CF658E7244B8ACB41AD9CB08C14461E012D75E7176195CD6A2F4337FAEB"/>
  </w:docVars>
  <w:rsids>
    <w:rsidRoot w:val="00F40E91"/>
    <w:rsid w:val="00000FCB"/>
    <w:rsid w:val="00007D03"/>
    <w:rsid w:val="00011189"/>
    <w:rsid w:val="00012E3D"/>
    <w:rsid w:val="00013F52"/>
    <w:rsid w:val="00015DC9"/>
    <w:rsid w:val="00016741"/>
    <w:rsid w:val="00020D38"/>
    <w:rsid w:val="00026EC7"/>
    <w:rsid w:val="0003125C"/>
    <w:rsid w:val="00037930"/>
    <w:rsid w:val="00040906"/>
    <w:rsid w:val="00043FAB"/>
    <w:rsid w:val="000442B0"/>
    <w:rsid w:val="00045A78"/>
    <w:rsid w:val="00046A56"/>
    <w:rsid w:val="00054334"/>
    <w:rsid w:val="00055D13"/>
    <w:rsid w:val="00070329"/>
    <w:rsid w:val="00072F4E"/>
    <w:rsid w:val="00073FD8"/>
    <w:rsid w:val="00080071"/>
    <w:rsid w:val="000825FA"/>
    <w:rsid w:val="000839D1"/>
    <w:rsid w:val="00084763"/>
    <w:rsid w:val="00084A2D"/>
    <w:rsid w:val="00091964"/>
    <w:rsid w:val="0009341A"/>
    <w:rsid w:val="00095B86"/>
    <w:rsid w:val="00097155"/>
    <w:rsid w:val="000A06D1"/>
    <w:rsid w:val="000A3DAD"/>
    <w:rsid w:val="000B3B1C"/>
    <w:rsid w:val="000B791D"/>
    <w:rsid w:val="000C0A82"/>
    <w:rsid w:val="000C61AF"/>
    <w:rsid w:val="000C79CF"/>
    <w:rsid w:val="000D34C8"/>
    <w:rsid w:val="000D3DE4"/>
    <w:rsid w:val="000D4542"/>
    <w:rsid w:val="000D57AA"/>
    <w:rsid w:val="000D6FEC"/>
    <w:rsid w:val="000D7270"/>
    <w:rsid w:val="000D74F6"/>
    <w:rsid w:val="000E5010"/>
    <w:rsid w:val="000E7496"/>
    <w:rsid w:val="000F6DCA"/>
    <w:rsid w:val="000F79B4"/>
    <w:rsid w:val="00100266"/>
    <w:rsid w:val="0010429C"/>
    <w:rsid w:val="00104F6F"/>
    <w:rsid w:val="00111A18"/>
    <w:rsid w:val="00113846"/>
    <w:rsid w:val="0011410E"/>
    <w:rsid w:val="0012528A"/>
    <w:rsid w:val="00126856"/>
    <w:rsid w:val="0012699D"/>
    <w:rsid w:val="001272F3"/>
    <w:rsid w:val="001305E1"/>
    <w:rsid w:val="0014284F"/>
    <w:rsid w:val="00150219"/>
    <w:rsid w:val="00152130"/>
    <w:rsid w:val="001559BB"/>
    <w:rsid w:val="001644A3"/>
    <w:rsid w:val="00173884"/>
    <w:rsid w:val="00174080"/>
    <w:rsid w:val="0017447D"/>
    <w:rsid w:val="001760EE"/>
    <w:rsid w:val="001821A2"/>
    <w:rsid w:val="00184BF3"/>
    <w:rsid w:val="00186E1B"/>
    <w:rsid w:val="001A3D83"/>
    <w:rsid w:val="001B38EE"/>
    <w:rsid w:val="001B6682"/>
    <w:rsid w:val="001C2F77"/>
    <w:rsid w:val="001C3E75"/>
    <w:rsid w:val="001C556B"/>
    <w:rsid w:val="001D60A1"/>
    <w:rsid w:val="001D6BCA"/>
    <w:rsid w:val="001E0C13"/>
    <w:rsid w:val="001E1B1A"/>
    <w:rsid w:val="001E2539"/>
    <w:rsid w:val="001F3AB6"/>
    <w:rsid w:val="001F3B7A"/>
    <w:rsid w:val="001F6A7E"/>
    <w:rsid w:val="001F7637"/>
    <w:rsid w:val="001F7D6B"/>
    <w:rsid w:val="002007AE"/>
    <w:rsid w:val="00202593"/>
    <w:rsid w:val="00203C81"/>
    <w:rsid w:val="002044D4"/>
    <w:rsid w:val="00206AC3"/>
    <w:rsid w:val="00211433"/>
    <w:rsid w:val="00212246"/>
    <w:rsid w:val="002156EE"/>
    <w:rsid w:val="002174E7"/>
    <w:rsid w:val="00220E2C"/>
    <w:rsid w:val="002233E0"/>
    <w:rsid w:val="0022493E"/>
    <w:rsid w:val="00224F86"/>
    <w:rsid w:val="00226C8B"/>
    <w:rsid w:val="00231912"/>
    <w:rsid w:val="00234230"/>
    <w:rsid w:val="0023669F"/>
    <w:rsid w:val="00237103"/>
    <w:rsid w:val="00243CC3"/>
    <w:rsid w:val="00243FA8"/>
    <w:rsid w:val="00243FDC"/>
    <w:rsid w:val="00245270"/>
    <w:rsid w:val="00253C6A"/>
    <w:rsid w:val="0025705E"/>
    <w:rsid w:val="002614CD"/>
    <w:rsid w:val="00270706"/>
    <w:rsid w:val="00273734"/>
    <w:rsid w:val="0029004B"/>
    <w:rsid w:val="0029224E"/>
    <w:rsid w:val="00296F3A"/>
    <w:rsid w:val="002977D8"/>
    <w:rsid w:val="002A4C7B"/>
    <w:rsid w:val="002A636D"/>
    <w:rsid w:val="002B0FDD"/>
    <w:rsid w:val="002B5E3C"/>
    <w:rsid w:val="002C3A62"/>
    <w:rsid w:val="002C3E55"/>
    <w:rsid w:val="002C5100"/>
    <w:rsid w:val="002C6282"/>
    <w:rsid w:val="002C78C1"/>
    <w:rsid w:val="002D2C43"/>
    <w:rsid w:val="002D3700"/>
    <w:rsid w:val="002D3DB5"/>
    <w:rsid w:val="002E2F7E"/>
    <w:rsid w:val="0030189D"/>
    <w:rsid w:val="00304306"/>
    <w:rsid w:val="003204C8"/>
    <w:rsid w:val="00334214"/>
    <w:rsid w:val="00340EDF"/>
    <w:rsid w:val="003423F0"/>
    <w:rsid w:val="00342566"/>
    <w:rsid w:val="00342582"/>
    <w:rsid w:val="00343176"/>
    <w:rsid w:val="003455F5"/>
    <w:rsid w:val="00347EB0"/>
    <w:rsid w:val="003528B7"/>
    <w:rsid w:val="00352A8B"/>
    <w:rsid w:val="00354CE7"/>
    <w:rsid w:val="00354FD1"/>
    <w:rsid w:val="003608F9"/>
    <w:rsid w:val="00362E72"/>
    <w:rsid w:val="00363CD0"/>
    <w:rsid w:val="00365378"/>
    <w:rsid w:val="003673B7"/>
    <w:rsid w:val="00373628"/>
    <w:rsid w:val="0037463F"/>
    <w:rsid w:val="00375310"/>
    <w:rsid w:val="00377D75"/>
    <w:rsid w:val="00380246"/>
    <w:rsid w:val="003850C4"/>
    <w:rsid w:val="003851B5"/>
    <w:rsid w:val="00387842"/>
    <w:rsid w:val="003905F2"/>
    <w:rsid w:val="0039606B"/>
    <w:rsid w:val="003A2ED9"/>
    <w:rsid w:val="003A3EA3"/>
    <w:rsid w:val="003A41E4"/>
    <w:rsid w:val="003B3B0C"/>
    <w:rsid w:val="003B41FD"/>
    <w:rsid w:val="003B55ED"/>
    <w:rsid w:val="003C2D1A"/>
    <w:rsid w:val="003C3469"/>
    <w:rsid w:val="003C619C"/>
    <w:rsid w:val="003D212B"/>
    <w:rsid w:val="003D32AA"/>
    <w:rsid w:val="003D4C99"/>
    <w:rsid w:val="003D4EB7"/>
    <w:rsid w:val="003D74F2"/>
    <w:rsid w:val="003E4536"/>
    <w:rsid w:val="003F0D02"/>
    <w:rsid w:val="003F3306"/>
    <w:rsid w:val="004000A1"/>
    <w:rsid w:val="00400CB5"/>
    <w:rsid w:val="004029F5"/>
    <w:rsid w:val="004041BB"/>
    <w:rsid w:val="00412188"/>
    <w:rsid w:val="00413574"/>
    <w:rsid w:val="00415426"/>
    <w:rsid w:val="00417819"/>
    <w:rsid w:val="004208CA"/>
    <w:rsid w:val="00422B45"/>
    <w:rsid w:val="00425215"/>
    <w:rsid w:val="004279BD"/>
    <w:rsid w:val="00443026"/>
    <w:rsid w:val="0044348B"/>
    <w:rsid w:val="004479BC"/>
    <w:rsid w:val="00447F0B"/>
    <w:rsid w:val="004624D8"/>
    <w:rsid w:val="0046744F"/>
    <w:rsid w:val="004755C9"/>
    <w:rsid w:val="00477F9A"/>
    <w:rsid w:val="00480AF8"/>
    <w:rsid w:val="00484654"/>
    <w:rsid w:val="004867D4"/>
    <w:rsid w:val="00487C3A"/>
    <w:rsid w:val="004A07D4"/>
    <w:rsid w:val="004A333B"/>
    <w:rsid w:val="004B4F45"/>
    <w:rsid w:val="004B6C1E"/>
    <w:rsid w:val="004D4035"/>
    <w:rsid w:val="004D6A5C"/>
    <w:rsid w:val="004D7968"/>
    <w:rsid w:val="004E3AD6"/>
    <w:rsid w:val="004E3ED5"/>
    <w:rsid w:val="004F27EC"/>
    <w:rsid w:val="004F4CB6"/>
    <w:rsid w:val="004F4F07"/>
    <w:rsid w:val="00501279"/>
    <w:rsid w:val="00502E0E"/>
    <w:rsid w:val="00506E9B"/>
    <w:rsid w:val="00520C8B"/>
    <w:rsid w:val="0052472D"/>
    <w:rsid w:val="00532E9A"/>
    <w:rsid w:val="00533647"/>
    <w:rsid w:val="005370F6"/>
    <w:rsid w:val="00537141"/>
    <w:rsid w:val="005433B4"/>
    <w:rsid w:val="00551179"/>
    <w:rsid w:val="00554DEE"/>
    <w:rsid w:val="005628C0"/>
    <w:rsid w:val="0056656C"/>
    <w:rsid w:val="00566AFD"/>
    <w:rsid w:val="0056717D"/>
    <w:rsid w:val="00573D68"/>
    <w:rsid w:val="00576D64"/>
    <w:rsid w:val="00582E20"/>
    <w:rsid w:val="005918D9"/>
    <w:rsid w:val="0059314A"/>
    <w:rsid w:val="005942F1"/>
    <w:rsid w:val="005976A2"/>
    <w:rsid w:val="005A0F0E"/>
    <w:rsid w:val="005A16FA"/>
    <w:rsid w:val="005A330A"/>
    <w:rsid w:val="005A3DFD"/>
    <w:rsid w:val="005B02F9"/>
    <w:rsid w:val="005B3DCB"/>
    <w:rsid w:val="005C4F9B"/>
    <w:rsid w:val="005C6ABF"/>
    <w:rsid w:val="005D04F1"/>
    <w:rsid w:val="005D140C"/>
    <w:rsid w:val="005D52B5"/>
    <w:rsid w:val="005D52C7"/>
    <w:rsid w:val="005D5A9F"/>
    <w:rsid w:val="005D7737"/>
    <w:rsid w:val="005E3834"/>
    <w:rsid w:val="005E519D"/>
    <w:rsid w:val="005E52AB"/>
    <w:rsid w:val="005E578F"/>
    <w:rsid w:val="005F1625"/>
    <w:rsid w:val="005F245E"/>
    <w:rsid w:val="005F2F20"/>
    <w:rsid w:val="005F4653"/>
    <w:rsid w:val="005F4736"/>
    <w:rsid w:val="005F520B"/>
    <w:rsid w:val="00605373"/>
    <w:rsid w:val="00611770"/>
    <w:rsid w:val="006123A0"/>
    <w:rsid w:val="0061240E"/>
    <w:rsid w:val="00612BDD"/>
    <w:rsid w:val="00614028"/>
    <w:rsid w:val="00616200"/>
    <w:rsid w:val="006206E6"/>
    <w:rsid w:val="0062158A"/>
    <w:rsid w:val="00632ADD"/>
    <w:rsid w:val="00634188"/>
    <w:rsid w:val="006346FF"/>
    <w:rsid w:val="00640F52"/>
    <w:rsid w:val="00660E58"/>
    <w:rsid w:val="0066137C"/>
    <w:rsid w:val="006718A6"/>
    <w:rsid w:val="00671ED4"/>
    <w:rsid w:val="00671F3F"/>
    <w:rsid w:val="00672106"/>
    <w:rsid w:val="00675EF1"/>
    <w:rsid w:val="00680FC2"/>
    <w:rsid w:val="0068263A"/>
    <w:rsid w:val="00685BEF"/>
    <w:rsid w:val="006940BC"/>
    <w:rsid w:val="006A5EFD"/>
    <w:rsid w:val="006A6766"/>
    <w:rsid w:val="006B05E7"/>
    <w:rsid w:val="006B168E"/>
    <w:rsid w:val="006B2EEC"/>
    <w:rsid w:val="006B5620"/>
    <w:rsid w:val="006B5BA0"/>
    <w:rsid w:val="006C069A"/>
    <w:rsid w:val="006C088D"/>
    <w:rsid w:val="006C08BF"/>
    <w:rsid w:val="006C2144"/>
    <w:rsid w:val="006C2E48"/>
    <w:rsid w:val="006C4815"/>
    <w:rsid w:val="006C717F"/>
    <w:rsid w:val="006D35EF"/>
    <w:rsid w:val="006D4F6E"/>
    <w:rsid w:val="006D5065"/>
    <w:rsid w:val="006D56B9"/>
    <w:rsid w:val="006D7A7C"/>
    <w:rsid w:val="006E21ED"/>
    <w:rsid w:val="006E3EC6"/>
    <w:rsid w:val="006E55A7"/>
    <w:rsid w:val="00702959"/>
    <w:rsid w:val="00702B1B"/>
    <w:rsid w:val="00710FE9"/>
    <w:rsid w:val="00711708"/>
    <w:rsid w:val="007121FC"/>
    <w:rsid w:val="007140A7"/>
    <w:rsid w:val="007155A3"/>
    <w:rsid w:val="0071625C"/>
    <w:rsid w:val="00722112"/>
    <w:rsid w:val="00723D45"/>
    <w:rsid w:val="00725113"/>
    <w:rsid w:val="007265F4"/>
    <w:rsid w:val="00727D1C"/>
    <w:rsid w:val="00730AE6"/>
    <w:rsid w:val="00731A34"/>
    <w:rsid w:val="00736366"/>
    <w:rsid w:val="007423A6"/>
    <w:rsid w:val="00745B05"/>
    <w:rsid w:val="007467FA"/>
    <w:rsid w:val="00762601"/>
    <w:rsid w:val="007640E8"/>
    <w:rsid w:val="007643C1"/>
    <w:rsid w:val="007704C7"/>
    <w:rsid w:val="00773020"/>
    <w:rsid w:val="007744EF"/>
    <w:rsid w:val="00775BB7"/>
    <w:rsid w:val="00780711"/>
    <w:rsid w:val="007830C8"/>
    <w:rsid w:val="0078577A"/>
    <w:rsid w:val="00785E4D"/>
    <w:rsid w:val="007877F0"/>
    <w:rsid w:val="007906A8"/>
    <w:rsid w:val="00792890"/>
    <w:rsid w:val="00793553"/>
    <w:rsid w:val="00793F59"/>
    <w:rsid w:val="0079685D"/>
    <w:rsid w:val="007A125A"/>
    <w:rsid w:val="007A38BF"/>
    <w:rsid w:val="007A5292"/>
    <w:rsid w:val="007B1065"/>
    <w:rsid w:val="007B5956"/>
    <w:rsid w:val="007B67A0"/>
    <w:rsid w:val="007B7135"/>
    <w:rsid w:val="007C15FB"/>
    <w:rsid w:val="007C28C2"/>
    <w:rsid w:val="007C7386"/>
    <w:rsid w:val="007D15AD"/>
    <w:rsid w:val="007D2976"/>
    <w:rsid w:val="007E420F"/>
    <w:rsid w:val="007E7B7F"/>
    <w:rsid w:val="007F27B4"/>
    <w:rsid w:val="007F421F"/>
    <w:rsid w:val="007F6D30"/>
    <w:rsid w:val="0080128E"/>
    <w:rsid w:val="00801EBD"/>
    <w:rsid w:val="0080387B"/>
    <w:rsid w:val="008062D9"/>
    <w:rsid w:val="00807453"/>
    <w:rsid w:val="0081260D"/>
    <w:rsid w:val="00815B2F"/>
    <w:rsid w:val="00817375"/>
    <w:rsid w:val="00822240"/>
    <w:rsid w:val="008233E5"/>
    <w:rsid w:val="00832DDB"/>
    <w:rsid w:val="00837709"/>
    <w:rsid w:val="00841893"/>
    <w:rsid w:val="00842847"/>
    <w:rsid w:val="00843159"/>
    <w:rsid w:val="00847FC0"/>
    <w:rsid w:val="008536A5"/>
    <w:rsid w:val="0085440B"/>
    <w:rsid w:val="00854A87"/>
    <w:rsid w:val="00854CD7"/>
    <w:rsid w:val="0085701A"/>
    <w:rsid w:val="00862B0B"/>
    <w:rsid w:val="00863E26"/>
    <w:rsid w:val="008650B8"/>
    <w:rsid w:val="0086527B"/>
    <w:rsid w:val="00865AF8"/>
    <w:rsid w:val="00874EF2"/>
    <w:rsid w:val="008769CB"/>
    <w:rsid w:val="00880588"/>
    <w:rsid w:val="008835E0"/>
    <w:rsid w:val="00885D58"/>
    <w:rsid w:val="00893EA4"/>
    <w:rsid w:val="008972DB"/>
    <w:rsid w:val="008A00DF"/>
    <w:rsid w:val="008A2346"/>
    <w:rsid w:val="008B146E"/>
    <w:rsid w:val="008B3B15"/>
    <w:rsid w:val="008B547A"/>
    <w:rsid w:val="008B6D08"/>
    <w:rsid w:val="008C4BA2"/>
    <w:rsid w:val="008D0C43"/>
    <w:rsid w:val="008D1818"/>
    <w:rsid w:val="008D2821"/>
    <w:rsid w:val="008E1677"/>
    <w:rsid w:val="008E6603"/>
    <w:rsid w:val="008F4C0E"/>
    <w:rsid w:val="00902271"/>
    <w:rsid w:val="00906A65"/>
    <w:rsid w:val="00906F1B"/>
    <w:rsid w:val="00921086"/>
    <w:rsid w:val="00924DBE"/>
    <w:rsid w:val="0092640C"/>
    <w:rsid w:val="00932063"/>
    <w:rsid w:val="009337BA"/>
    <w:rsid w:val="009351A2"/>
    <w:rsid w:val="00936961"/>
    <w:rsid w:val="0094096C"/>
    <w:rsid w:val="00943589"/>
    <w:rsid w:val="0094360E"/>
    <w:rsid w:val="009440C7"/>
    <w:rsid w:val="00944A2B"/>
    <w:rsid w:val="00946AD2"/>
    <w:rsid w:val="00951E35"/>
    <w:rsid w:val="0096522D"/>
    <w:rsid w:val="00965EE1"/>
    <w:rsid w:val="00972F8E"/>
    <w:rsid w:val="00975B11"/>
    <w:rsid w:val="00975F46"/>
    <w:rsid w:val="00977870"/>
    <w:rsid w:val="00986392"/>
    <w:rsid w:val="00987410"/>
    <w:rsid w:val="00992A4E"/>
    <w:rsid w:val="0099711E"/>
    <w:rsid w:val="009A43B1"/>
    <w:rsid w:val="009B35C9"/>
    <w:rsid w:val="009B36BC"/>
    <w:rsid w:val="009C4CDA"/>
    <w:rsid w:val="009D01EF"/>
    <w:rsid w:val="009D0DE9"/>
    <w:rsid w:val="009D2F35"/>
    <w:rsid w:val="009D316F"/>
    <w:rsid w:val="009D41B5"/>
    <w:rsid w:val="009E36A5"/>
    <w:rsid w:val="009E7410"/>
    <w:rsid w:val="009F329B"/>
    <w:rsid w:val="009F6E3D"/>
    <w:rsid w:val="00A002D8"/>
    <w:rsid w:val="00A02739"/>
    <w:rsid w:val="00A05A51"/>
    <w:rsid w:val="00A06CC0"/>
    <w:rsid w:val="00A10513"/>
    <w:rsid w:val="00A10B98"/>
    <w:rsid w:val="00A14A55"/>
    <w:rsid w:val="00A20956"/>
    <w:rsid w:val="00A23860"/>
    <w:rsid w:val="00A23F3D"/>
    <w:rsid w:val="00A32EED"/>
    <w:rsid w:val="00A354D1"/>
    <w:rsid w:val="00A3592B"/>
    <w:rsid w:val="00A4013E"/>
    <w:rsid w:val="00A40C5B"/>
    <w:rsid w:val="00A42790"/>
    <w:rsid w:val="00A43F9A"/>
    <w:rsid w:val="00A43FAC"/>
    <w:rsid w:val="00A534D2"/>
    <w:rsid w:val="00A5374A"/>
    <w:rsid w:val="00A542E7"/>
    <w:rsid w:val="00A552FF"/>
    <w:rsid w:val="00A55970"/>
    <w:rsid w:val="00A55E29"/>
    <w:rsid w:val="00A6191E"/>
    <w:rsid w:val="00A64D3B"/>
    <w:rsid w:val="00A7245B"/>
    <w:rsid w:val="00A72AAF"/>
    <w:rsid w:val="00A74720"/>
    <w:rsid w:val="00A930DA"/>
    <w:rsid w:val="00A9517F"/>
    <w:rsid w:val="00A95534"/>
    <w:rsid w:val="00A95685"/>
    <w:rsid w:val="00AA054B"/>
    <w:rsid w:val="00AA72BC"/>
    <w:rsid w:val="00AB1698"/>
    <w:rsid w:val="00AB1856"/>
    <w:rsid w:val="00AB3BDC"/>
    <w:rsid w:val="00AB5608"/>
    <w:rsid w:val="00AB5A22"/>
    <w:rsid w:val="00AC0313"/>
    <w:rsid w:val="00AC1221"/>
    <w:rsid w:val="00AC309E"/>
    <w:rsid w:val="00AC5EA8"/>
    <w:rsid w:val="00AC7FFD"/>
    <w:rsid w:val="00AD0872"/>
    <w:rsid w:val="00AD18CC"/>
    <w:rsid w:val="00AD1F30"/>
    <w:rsid w:val="00AD5E15"/>
    <w:rsid w:val="00AE1444"/>
    <w:rsid w:val="00AE4A79"/>
    <w:rsid w:val="00AF0EE8"/>
    <w:rsid w:val="00AF1913"/>
    <w:rsid w:val="00AF1F60"/>
    <w:rsid w:val="00AF5A06"/>
    <w:rsid w:val="00AF7D32"/>
    <w:rsid w:val="00B0149F"/>
    <w:rsid w:val="00B0592A"/>
    <w:rsid w:val="00B11902"/>
    <w:rsid w:val="00B12D26"/>
    <w:rsid w:val="00B1511A"/>
    <w:rsid w:val="00B16350"/>
    <w:rsid w:val="00B20A62"/>
    <w:rsid w:val="00B21448"/>
    <w:rsid w:val="00B24A10"/>
    <w:rsid w:val="00B30D15"/>
    <w:rsid w:val="00B32098"/>
    <w:rsid w:val="00B3332B"/>
    <w:rsid w:val="00B3522D"/>
    <w:rsid w:val="00B367B6"/>
    <w:rsid w:val="00B4244C"/>
    <w:rsid w:val="00B4358E"/>
    <w:rsid w:val="00B44265"/>
    <w:rsid w:val="00B45863"/>
    <w:rsid w:val="00B55BC2"/>
    <w:rsid w:val="00B57637"/>
    <w:rsid w:val="00B63000"/>
    <w:rsid w:val="00B65B91"/>
    <w:rsid w:val="00B75580"/>
    <w:rsid w:val="00B840E9"/>
    <w:rsid w:val="00B8486C"/>
    <w:rsid w:val="00B873ED"/>
    <w:rsid w:val="00B87710"/>
    <w:rsid w:val="00B91343"/>
    <w:rsid w:val="00BA211F"/>
    <w:rsid w:val="00BA3E0D"/>
    <w:rsid w:val="00BA5651"/>
    <w:rsid w:val="00BA727B"/>
    <w:rsid w:val="00BC04C3"/>
    <w:rsid w:val="00BC2D8A"/>
    <w:rsid w:val="00BC2E5A"/>
    <w:rsid w:val="00BC4EF6"/>
    <w:rsid w:val="00BC7EFB"/>
    <w:rsid w:val="00BD0016"/>
    <w:rsid w:val="00BD1CF2"/>
    <w:rsid w:val="00BD2158"/>
    <w:rsid w:val="00BD2AB1"/>
    <w:rsid w:val="00BE048D"/>
    <w:rsid w:val="00BE5A38"/>
    <w:rsid w:val="00BE6659"/>
    <w:rsid w:val="00BE74FF"/>
    <w:rsid w:val="00BF1ED1"/>
    <w:rsid w:val="00BF39C4"/>
    <w:rsid w:val="00BF628A"/>
    <w:rsid w:val="00C02FD5"/>
    <w:rsid w:val="00C05CD7"/>
    <w:rsid w:val="00C10869"/>
    <w:rsid w:val="00C14D39"/>
    <w:rsid w:val="00C16489"/>
    <w:rsid w:val="00C24767"/>
    <w:rsid w:val="00C2526D"/>
    <w:rsid w:val="00C2529C"/>
    <w:rsid w:val="00C25D4F"/>
    <w:rsid w:val="00C30DE5"/>
    <w:rsid w:val="00C315C9"/>
    <w:rsid w:val="00C40700"/>
    <w:rsid w:val="00C41994"/>
    <w:rsid w:val="00C433F1"/>
    <w:rsid w:val="00C44524"/>
    <w:rsid w:val="00C45034"/>
    <w:rsid w:val="00C5048B"/>
    <w:rsid w:val="00C52B63"/>
    <w:rsid w:val="00C52E93"/>
    <w:rsid w:val="00C53DD4"/>
    <w:rsid w:val="00C53E48"/>
    <w:rsid w:val="00C53F8F"/>
    <w:rsid w:val="00C57CFB"/>
    <w:rsid w:val="00C7200F"/>
    <w:rsid w:val="00C754A0"/>
    <w:rsid w:val="00C77FF7"/>
    <w:rsid w:val="00C85E44"/>
    <w:rsid w:val="00C902F9"/>
    <w:rsid w:val="00C90F8D"/>
    <w:rsid w:val="00C9572A"/>
    <w:rsid w:val="00CA030F"/>
    <w:rsid w:val="00CB0771"/>
    <w:rsid w:val="00CB6798"/>
    <w:rsid w:val="00CC28B6"/>
    <w:rsid w:val="00CC3D01"/>
    <w:rsid w:val="00CD0C79"/>
    <w:rsid w:val="00CD6439"/>
    <w:rsid w:val="00CE0BA0"/>
    <w:rsid w:val="00CE2B14"/>
    <w:rsid w:val="00CF0514"/>
    <w:rsid w:val="00CF0983"/>
    <w:rsid w:val="00CF11B2"/>
    <w:rsid w:val="00CF7D21"/>
    <w:rsid w:val="00D0176E"/>
    <w:rsid w:val="00D0233D"/>
    <w:rsid w:val="00D05946"/>
    <w:rsid w:val="00D06A27"/>
    <w:rsid w:val="00D1061D"/>
    <w:rsid w:val="00D10E01"/>
    <w:rsid w:val="00D1529A"/>
    <w:rsid w:val="00D156D2"/>
    <w:rsid w:val="00D1684E"/>
    <w:rsid w:val="00D2026C"/>
    <w:rsid w:val="00D20F84"/>
    <w:rsid w:val="00D2205A"/>
    <w:rsid w:val="00D23A0B"/>
    <w:rsid w:val="00D26B8B"/>
    <w:rsid w:val="00D30377"/>
    <w:rsid w:val="00D30505"/>
    <w:rsid w:val="00D3267D"/>
    <w:rsid w:val="00D40161"/>
    <w:rsid w:val="00D4061F"/>
    <w:rsid w:val="00D40B4C"/>
    <w:rsid w:val="00D42F8A"/>
    <w:rsid w:val="00D4462F"/>
    <w:rsid w:val="00D44B68"/>
    <w:rsid w:val="00D503E3"/>
    <w:rsid w:val="00D5107E"/>
    <w:rsid w:val="00D51379"/>
    <w:rsid w:val="00D547AA"/>
    <w:rsid w:val="00D54CE3"/>
    <w:rsid w:val="00D55A29"/>
    <w:rsid w:val="00D625FF"/>
    <w:rsid w:val="00D65455"/>
    <w:rsid w:val="00D663C3"/>
    <w:rsid w:val="00D66BFE"/>
    <w:rsid w:val="00D70E74"/>
    <w:rsid w:val="00D75A88"/>
    <w:rsid w:val="00D80668"/>
    <w:rsid w:val="00D80802"/>
    <w:rsid w:val="00D8338A"/>
    <w:rsid w:val="00D86D10"/>
    <w:rsid w:val="00D922EC"/>
    <w:rsid w:val="00D94913"/>
    <w:rsid w:val="00DB04C4"/>
    <w:rsid w:val="00DB3A4D"/>
    <w:rsid w:val="00DC1B58"/>
    <w:rsid w:val="00DC226F"/>
    <w:rsid w:val="00DC2AAA"/>
    <w:rsid w:val="00DC37D9"/>
    <w:rsid w:val="00DD0028"/>
    <w:rsid w:val="00DD2181"/>
    <w:rsid w:val="00DD3DCD"/>
    <w:rsid w:val="00DD4984"/>
    <w:rsid w:val="00DD5104"/>
    <w:rsid w:val="00DE4C1C"/>
    <w:rsid w:val="00DE65E6"/>
    <w:rsid w:val="00DF03F4"/>
    <w:rsid w:val="00DF3EBD"/>
    <w:rsid w:val="00E01A13"/>
    <w:rsid w:val="00E06D35"/>
    <w:rsid w:val="00E06D8E"/>
    <w:rsid w:val="00E12125"/>
    <w:rsid w:val="00E12A0C"/>
    <w:rsid w:val="00E2278F"/>
    <w:rsid w:val="00E25954"/>
    <w:rsid w:val="00E260E9"/>
    <w:rsid w:val="00E31A47"/>
    <w:rsid w:val="00E338C0"/>
    <w:rsid w:val="00E36E21"/>
    <w:rsid w:val="00E37D0C"/>
    <w:rsid w:val="00E40A95"/>
    <w:rsid w:val="00E4334E"/>
    <w:rsid w:val="00E53042"/>
    <w:rsid w:val="00E5650C"/>
    <w:rsid w:val="00E5737D"/>
    <w:rsid w:val="00E7022E"/>
    <w:rsid w:val="00E7094E"/>
    <w:rsid w:val="00E70C80"/>
    <w:rsid w:val="00E71415"/>
    <w:rsid w:val="00E72671"/>
    <w:rsid w:val="00E72A65"/>
    <w:rsid w:val="00E7677E"/>
    <w:rsid w:val="00E843B9"/>
    <w:rsid w:val="00E936DF"/>
    <w:rsid w:val="00E93985"/>
    <w:rsid w:val="00EA1A67"/>
    <w:rsid w:val="00EA4639"/>
    <w:rsid w:val="00EA4B65"/>
    <w:rsid w:val="00EA56CD"/>
    <w:rsid w:val="00EA6F7F"/>
    <w:rsid w:val="00EB10F8"/>
    <w:rsid w:val="00EB379F"/>
    <w:rsid w:val="00EB39D6"/>
    <w:rsid w:val="00EB7456"/>
    <w:rsid w:val="00EC2F8C"/>
    <w:rsid w:val="00EC388A"/>
    <w:rsid w:val="00EC473B"/>
    <w:rsid w:val="00EC66D3"/>
    <w:rsid w:val="00ED4D9B"/>
    <w:rsid w:val="00EE3D50"/>
    <w:rsid w:val="00EE6373"/>
    <w:rsid w:val="00EE6A01"/>
    <w:rsid w:val="00EE7295"/>
    <w:rsid w:val="00EF0ECD"/>
    <w:rsid w:val="00EF523A"/>
    <w:rsid w:val="00F0364F"/>
    <w:rsid w:val="00F03EA3"/>
    <w:rsid w:val="00F10673"/>
    <w:rsid w:val="00F10B26"/>
    <w:rsid w:val="00F11368"/>
    <w:rsid w:val="00F15A52"/>
    <w:rsid w:val="00F1672E"/>
    <w:rsid w:val="00F17FBC"/>
    <w:rsid w:val="00F22355"/>
    <w:rsid w:val="00F22EA5"/>
    <w:rsid w:val="00F237FE"/>
    <w:rsid w:val="00F3195C"/>
    <w:rsid w:val="00F31987"/>
    <w:rsid w:val="00F319C1"/>
    <w:rsid w:val="00F374EA"/>
    <w:rsid w:val="00F37940"/>
    <w:rsid w:val="00F37A75"/>
    <w:rsid w:val="00F40E91"/>
    <w:rsid w:val="00F45E4A"/>
    <w:rsid w:val="00F466C4"/>
    <w:rsid w:val="00F47CDC"/>
    <w:rsid w:val="00F5169E"/>
    <w:rsid w:val="00F54430"/>
    <w:rsid w:val="00F71798"/>
    <w:rsid w:val="00F72F5A"/>
    <w:rsid w:val="00F763F9"/>
    <w:rsid w:val="00F77B00"/>
    <w:rsid w:val="00F817BC"/>
    <w:rsid w:val="00F82C31"/>
    <w:rsid w:val="00F91A3C"/>
    <w:rsid w:val="00F921D2"/>
    <w:rsid w:val="00F967DE"/>
    <w:rsid w:val="00FA48A4"/>
    <w:rsid w:val="00FB011F"/>
    <w:rsid w:val="00FB47D2"/>
    <w:rsid w:val="00FC1564"/>
    <w:rsid w:val="00FC16AA"/>
    <w:rsid w:val="00FC21AA"/>
    <w:rsid w:val="00FD16E5"/>
    <w:rsid w:val="00FD1E90"/>
    <w:rsid w:val="00FD261B"/>
    <w:rsid w:val="00FE1098"/>
    <w:rsid w:val="00FE2965"/>
    <w:rsid w:val="00FE4777"/>
    <w:rsid w:val="00FE5BAB"/>
    <w:rsid w:val="00FF7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DC46"/>
  <w15:docId w15:val="{15256771-78C7-4A82-8DEE-37112F4B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5A52"/>
    <w:pPr>
      <w:spacing w:after="100"/>
    </w:pPr>
  </w:style>
  <w:style w:type="paragraph" w:styleId="TOC2">
    <w:name w:val="toc 2"/>
    <w:basedOn w:val="Normal"/>
    <w:next w:val="Normal"/>
    <w:autoRedefine/>
    <w:uiPriority w:val="39"/>
    <w:unhideWhenUsed/>
    <w:rsid w:val="00F15A52"/>
    <w:pPr>
      <w:spacing w:after="100"/>
      <w:ind w:left="230"/>
    </w:pPr>
  </w:style>
  <w:style w:type="character" w:styleId="CommentReference">
    <w:name w:val="annotation reference"/>
    <w:basedOn w:val="DefaultParagraphFont"/>
    <w:uiPriority w:val="99"/>
    <w:semiHidden/>
    <w:unhideWhenUsed/>
    <w:rsid w:val="00A354D1"/>
    <w:rPr>
      <w:sz w:val="16"/>
      <w:szCs w:val="16"/>
    </w:rPr>
  </w:style>
  <w:style w:type="paragraph" w:styleId="CommentText">
    <w:name w:val="annotation text"/>
    <w:basedOn w:val="Normal"/>
    <w:link w:val="CommentTextChar"/>
    <w:uiPriority w:val="99"/>
    <w:unhideWhenUsed/>
    <w:rsid w:val="00A354D1"/>
    <w:rPr>
      <w:sz w:val="20"/>
      <w:szCs w:val="20"/>
    </w:rPr>
  </w:style>
  <w:style w:type="character" w:customStyle="1" w:styleId="CommentTextChar">
    <w:name w:val="Comment Text Char"/>
    <w:basedOn w:val="DefaultParagraphFont"/>
    <w:link w:val="CommentText"/>
    <w:uiPriority w:val="99"/>
    <w:rsid w:val="00A354D1"/>
    <w:rPr>
      <w:sz w:val="20"/>
      <w:szCs w:val="20"/>
    </w:rPr>
  </w:style>
  <w:style w:type="paragraph" w:styleId="CommentSubject">
    <w:name w:val="annotation subject"/>
    <w:basedOn w:val="CommentText"/>
    <w:next w:val="CommentText"/>
    <w:link w:val="CommentSubjectChar"/>
    <w:uiPriority w:val="99"/>
    <w:semiHidden/>
    <w:unhideWhenUsed/>
    <w:rsid w:val="00A354D1"/>
    <w:rPr>
      <w:b/>
      <w:bCs/>
    </w:rPr>
  </w:style>
  <w:style w:type="character" w:customStyle="1" w:styleId="CommentSubjectChar">
    <w:name w:val="Comment Subject Char"/>
    <w:basedOn w:val="CommentTextChar"/>
    <w:link w:val="CommentSubject"/>
    <w:uiPriority w:val="99"/>
    <w:semiHidden/>
    <w:rsid w:val="00A354D1"/>
    <w:rPr>
      <w:b/>
      <w:bCs/>
      <w:sz w:val="20"/>
      <w:szCs w:val="20"/>
    </w:rPr>
  </w:style>
  <w:style w:type="paragraph" w:styleId="Footer">
    <w:name w:val="footer"/>
    <w:basedOn w:val="Normal"/>
    <w:link w:val="FooterChar"/>
    <w:uiPriority w:val="99"/>
    <w:unhideWhenUsed/>
    <w:rsid w:val="00D80802"/>
    <w:pPr>
      <w:tabs>
        <w:tab w:val="center" w:pos="4513"/>
        <w:tab w:val="right" w:pos="9026"/>
      </w:tabs>
    </w:pPr>
  </w:style>
  <w:style w:type="character" w:customStyle="1" w:styleId="FooterChar">
    <w:name w:val="Footer Char"/>
    <w:basedOn w:val="DefaultParagraphFont"/>
    <w:link w:val="Footer"/>
    <w:uiPriority w:val="99"/>
    <w:rsid w:val="00D80802"/>
  </w:style>
  <w:style w:type="paragraph" w:styleId="Header">
    <w:name w:val="header"/>
    <w:basedOn w:val="Normal"/>
    <w:link w:val="HeaderChar"/>
    <w:uiPriority w:val="99"/>
    <w:semiHidden/>
    <w:unhideWhenUsed/>
    <w:rsid w:val="005433B4"/>
    <w:pPr>
      <w:tabs>
        <w:tab w:val="center" w:pos="4513"/>
        <w:tab w:val="right" w:pos="9026"/>
      </w:tabs>
    </w:pPr>
  </w:style>
  <w:style w:type="character" w:customStyle="1" w:styleId="HeaderChar">
    <w:name w:val="Header Char"/>
    <w:basedOn w:val="DefaultParagraphFont"/>
    <w:link w:val="Header"/>
    <w:uiPriority w:val="99"/>
    <w:semiHidden/>
    <w:rsid w:val="005433B4"/>
  </w:style>
  <w:style w:type="paragraph" w:styleId="Revision">
    <w:name w:val="Revision"/>
    <w:hidden/>
    <w:uiPriority w:val="99"/>
    <w:semiHidden/>
    <w:rsid w:val="009351A2"/>
  </w:style>
  <w:style w:type="character" w:styleId="UnresolvedMention">
    <w:name w:val="Unresolved Mention"/>
    <w:basedOn w:val="DefaultParagraphFont"/>
    <w:uiPriority w:val="99"/>
    <w:semiHidden/>
    <w:unhideWhenUsed/>
    <w:rsid w:val="00EE3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ae1d80a-dbf7-4647-9f04-8202b240e192">
      <Terms xmlns="http://schemas.microsoft.com/office/infopath/2007/PartnerControls"/>
    </lcf76f155ced4ddcb4097134ff3c332f>
    <TaxCatchAll xmlns="e72ee3cb-d66f-403d-9643-355032adc9d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2E2AA806A9E2249AB59A325BFEAFF59" ma:contentTypeVersion="16" ma:contentTypeDescription="Create a new document." ma:contentTypeScope="" ma:versionID="1c01a44bbb90c77df06ee48d737b055a">
  <xsd:schema xmlns:xsd="http://www.w3.org/2001/XMLSchema" xmlns:xs="http://www.w3.org/2001/XMLSchema" xmlns:p="http://schemas.microsoft.com/office/2006/metadata/properties" xmlns:ns2="6ae1d80a-dbf7-4647-9f04-8202b240e192" xmlns:ns3="e72ee3cb-d66f-403d-9643-355032adc9db" targetNamespace="http://schemas.microsoft.com/office/2006/metadata/properties" ma:root="true" ma:fieldsID="6efd90b5521d86adce6a25c0b0bc72d0" ns2:_="" ns3:_="">
    <xsd:import namespace="6ae1d80a-dbf7-4647-9f04-8202b240e192"/>
    <xsd:import namespace="e72ee3cb-d66f-403d-9643-355032adc9d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1d80a-dbf7-4647-9f04-8202b240e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2addfa-c26d-4e3b-b240-f6c3bd38282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2ee3cb-d66f-403d-9643-355032adc9d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a22aef6-3d80-4c51-abca-bcaa9a60ecc4}" ma:internalName="TaxCatchAll" ma:showField="CatchAllData" ma:web="e72ee3cb-d66f-403d-9643-355032adc9db">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A6BC3A-5CCA-436A-AB8F-4C08D414D76E}">
  <ds:schemaRefs>
    <ds:schemaRef ds:uri="http://schemas.microsoft.com/sharepoint/v3/contenttype/forms"/>
  </ds:schemaRefs>
</ds:datastoreItem>
</file>

<file path=customXml/itemProps2.xml><?xml version="1.0" encoding="utf-8"?>
<ds:datastoreItem xmlns:ds="http://schemas.openxmlformats.org/officeDocument/2006/customXml" ds:itemID="{D45EF7D1-91E3-4E46-B01E-653E0CF6B44D}">
  <ds:schemaRefs>
    <ds:schemaRef ds:uri="http://schemas.microsoft.com/office/2006/metadata/properties"/>
    <ds:schemaRef ds:uri="http://schemas.microsoft.com/office/infopath/2007/PartnerControls"/>
    <ds:schemaRef ds:uri="6ae1d80a-dbf7-4647-9f04-8202b240e192"/>
    <ds:schemaRef ds:uri="e72ee3cb-d66f-403d-9643-355032adc9db"/>
  </ds:schemaRefs>
</ds:datastoreItem>
</file>

<file path=customXml/itemProps3.xml><?xml version="1.0" encoding="utf-8"?>
<ds:datastoreItem xmlns:ds="http://schemas.openxmlformats.org/officeDocument/2006/customXml" ds:itemID="{23795D61-7F20-4C3C-BC2A-16111DD0DC1A}">
  <ds:schemaRefs>
    <ds:schemaRef ds:uri="http://schemas.openxmlformats.org/officeDocument/2006/bibliography"/>
  </ds:schemaRefs>
</ds:datastoreItem>
</file>

<file path=customXml/itemProps4.xml><?xml version="1.0" encoding="utf-8"?>
<ds:datastoreItem xmlns:ds="http://schemas.openxmlformats.org/officeDocument/2006/customXml" ds:itemID="{85DDB74F-DEEF-432F-B645-7D553A7DF7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e1d80a-dbf7-4647-9f04-8202b240e192"/>
    <ds:schemaRef ds:uri="e72ee3cb-d66f-403d-9643-355032adc9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1435</TotalTime>
  <Pages>20</Pages>
  <Words>8552</Words>
  <Characters>51745</Characters>
  <Application>Microsoft Office Word</Application>
  <DocSecurity>0</DocSecurity>
  <Lines>708</Lines>
  <Paragraphs>255</Paragraphs>
  <ScaleCrop>false</ScaleCrop>
  <HeadingPairs>
    <vt:vector size="2" baseType="variant">
      <vt:variant>
        <vt:lpstr>Title</vt:lpstr>
      </vt:variant>
      <vt:variant>
        <vt:i4>1</vt:i4>
      </vt:variant>
    </vt:vector>
  </HeadingPairs>
  <TitlesOfParts>
    <vt:vector size="1" baseType="lpstr">
      <vt:lpstr/>
    </vt:vector>
  </TitlesOfParts>
  <Company>OECD</Company>
  <LinksUpToDate>false</LinksUpToDate>
  <CharactersWithSpaces>60042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DURÁN ROA José Elías, EDU/IMEP</cp:lastModifiedBy>
  <cp:revision>7</cp:revision>
  <dcterms:created xsi:type="dcterms:W3CDTF">2026-10-05T12:05:00Z</dcterms:created>
  <dcterms:modified xsi:type="dcterms:W3CDTF">2026-10-07T09:35:00Z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DocumentId">
    <vt:lpwstr>14645CF658E7244B8ACB41AD9CB08C14461E012D75E7176195CD6A2F4337FAEB</vt:lpwstr>
  </property>
  <property fmtid="{D5CDD505-2E9C-101B-9397-08002B2CF9AE}" pid="3" name="OecdDocumentCoteLangHash">
    <vt:lpwstr/>
  </property>
  <property fmtid="{D5CDD505-2E9C-101B-9397-08002B2CF9AE}" pid="4" name="ContentTypeId">
    <vt:lpwstr>0x010100F2E2AA806A9E2249AB59A325BFEAFF59</vt:lpwstr>
  </property>
  <property fmtid="{D5CDD505-2E9C-101B-9397-08002B2CF9AE}" pid="5" name="MediaServiceImageTags">
    <vt:lpwstr/>
  </property>
  <property fmtid="{D5CDD505-2E9C-101B-9397-08002B2CF9AE}" pid="6" name="ClassificationContentMarkingFooterShapeIds">
    <vt:lpwstr>5ef0c748,714f3e63,2578c4d2</vt:lpwstr>
  </property>
  <property fmtid="{D5CDD505-2E9C-101B-9397-08002B2CF9AE}" pid="7" name="ClassificationContentMarkingFooterFontProps">
    <vt:lpwstr>#0000ff,10,Arial Narrow</vt:lpwstr>
  </property>
  <property fmtid="{D5CDD505-2E9C-101B-9397-08002B2CF9AE}" pid="8" name="ClassificationContentMarkingFooterText">
    <vt:lpwstr>Unclassified - Non classifié</vt:lpwstr>
  </property>
  <property fmtid="{D5CDD505-2E9C-101B-9397-08002B2CF9AE}" pid="9" name="MSIP_Label_0b2d0c28-e13a-4801-bbf0-29bdaa81743b_Enabled">
    <vt:lpwstr>true</vt:lpwstr>
  </property>
  <property fmtid="{D5CDD505-2E9C-101B-9397-08002B2CF9AE}" pid="10" name="MSIP_Label_0b2d0c28-e13a-4801-bbf0-29bdaa81743b_SetDate">
    <vt:lpwstr>2026-10-05T12:27:06Z</vt:lpwstr>
  </property>
  <property fmtid="{D5CDD505-2E9C-101B-9397-08002B2CF9AE}" pid="11" name="MSIP_Label_0b2d0c28-e13a-4801-bbf0-29bdaa81743b_Method">
    <vt:lpwstr>Privileged</vt:lpwstr>
  </property>
  <property fmtid="{D5CDD505-2E9C-101B-9397-08002B2CF9AE}" pid="12" name="MSIP_Label_0b2d0c28-e13a-4801-bbf0-29bdaa81743b_Name">
    <vt:lpwstr>Unclassified</vt:lpwstr>
  </property>
  <property fmtid="{D5CDD505-2E9C-101B-9397-08002B2CF9AE}" pid="13" name="MSIP_Label_0b2d0c28-e13a-4801-bbf0-29bdaa81743b_SiteId">
    <vt:lpwstr>ac41c7d4-1f61-460d-b0f4-fc925a2b471c</vt:lpwstr>
  </property>
  <property fmtid="{D5CDD505-2E9C-101B-9397-08002B2CF9AE}" pid="14" name="MSIP_Label_0b2d0c28-e13a-4801-bbf0-29bdaa81743b_ActionId">
    <vt:lpwstr>dc1ab288-a469-4fac-866f-73ae253939cf</vt:lpwstr>
  </property>
  <property fmtid="{D5CDD505-2E9C-101B-9397-08002B2CF9AE}" pid="15" name="MSIP_Label_0b2d0c28-e13a-4801-bbf0-29bdaa81743b_ContentBits">
    <vt:lpwstr>0</vt:lpwstr>
  </property>
</Properties>
</file>